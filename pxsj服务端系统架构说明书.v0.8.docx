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A66" w:rsidRDefault="004A4C88" w:rsidP="001F7160">
      <w:pPr>
        <w:pStyle w:val="a4"/>
      </w:pPr>
      <w:bookmarkStart w:id="0" w:name="_Toc482284088"/>
      <w:r>
        <w:rPr>
          <w:rFonts w:hint="eastAsia"/>
        </w:rPr>
        <w:t>系统架构说明书</w:t>
      </w:r>
      <w:bookmarkEnd w:id="0"/>
    </w:p>
    <w:sdt>
      <w:sdtPr>
        <w:rPr>
          <w:rFonts w:ascii="Microsoft YaHei UI" w:eastAsia="Microsoft YaHei UI" w:hAnsi="Microsoft YaHei UI" w:cs="宋体"/>
          <w:color w:val="auto"/>
          <w:sz w:val="24"/>
          <w:szCs w:val="24"/>
          <w:lang w:val="zh-CN"/>
        </w:rPr>
        <w:id w:val="-1088606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4A66" w:rsidRDefault="00124A66">
          <w:pPr>
            <w:pStyle w:val="TOC"/>
          </w:pPr>
          <w:r>
            <w:rPr>
              <w:lang w:val="zh-CN"/>
            </w:rPr>
            <w:t>目录</w:t>
          </w:r>
        </w:p>
        <w:p w:rsidR="00CF3A6E" w:rsidRDefault="00124A6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284088" w:history="1">
            <w:r w:rsidR="00CF3A6E" w:rsidRPr="00E2350A">
              <w:rPr>
                <w:rStyle w:val="a6"/>
                <w:noProof/>
              </w:rPr>
              <w:t>系统架构说明书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_Toc482284088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F95CB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89" w:history="1">
            <w:r w:rsidR="00CF3A6E" w:rsidRPr="00E2350A">
              <w:rPr>
                <w:rStyle w:val="a6"/>
                <w:noProof/>
              </w:rPr>
              <w:t>前言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_Toc482284089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4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F95CB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0" w:history="1">
            <w:r w:rsidR="00CF3A6E" w:rsidRPr="00E2350A">
              <w:rPr>
                <w:rStyle w:val="a6"/>
                <w:noProof/>
              </w:rPr>
              <w:t>当前系统总体架构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_Toc482284090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4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F95CB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1" w:history="1">
            <w:r w:rsidR="00CF3A6E" w:rsidRPr="00E2350A">
              <w:rPr>
                <w:rStyle w:val="a6"/>
                <w:noProof/>
              </w:rPr>
              <w:t>系统设计的不足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_Toc482284091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5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F95CB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2" w:history="1">
            <w:r w:rsidR="00CF3A6E" w:rsidRPr="00E2350A">
              <w:rPr>
                <w:rStyle w:val="a6"/>
                <w:noProof/>
              </w:rPr>
              <w:t>系统运行时的一些问题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_Toc482284092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6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F95CB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3" w:history="1">
            <w:r w:rsidR="00CF3A6E" w:rsidRPr="00E2350A">
              <w:rPr>
                <w:rStyle w:val="a6"/>
                <w:noProof/>
              </w:rPr>
              <w:t>重新设计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_Toc482284093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6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F95CB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4" w:history="1">
            <w:r w:rsidR="00CF3A6E" w:rsidRPr="00E2350A">
              <w:rPr>
                <w:rStyle w:val="a6"/>
                <w:noProof/>
              </w:rPr>
              <w:t>API网关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_Toc482284094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7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F95CB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5" w:history="1">
            <w:r w:rsidR="00CF3A6E" w:rsidRPr="00E2350A">
              <w:rPr>
                <w:rStyle w:val="a6"/>
                <w:noProof/>
              </w:rPr>
              <w:t>总体架构图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_Toc482284095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10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F95CB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6" w:history="1">
            <w:r w:rsidR="00CF3A6E" w:rsidRPr="00E2350A">
              <w:rPr>
                <w:rStyle w:val="a6"/>
                <w:noProof/>
              </w:rPr>
              <w:t>资源下载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_Toc482284096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11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F95CB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7" w:history="1">
            <w:r w:rsidR="00CF3A6E" w:rsidRPr="00E2350A">
              <w:rPr>
                <w:rStyle w:val="a6"/>
                <w:noProof/>
              </w:rPr>
              <w:t>城市渲染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_Toc482284097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11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F95CB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8" w:history="1">
            <w:r w:rsidR="00CF3A6E" w:rsidRPr="00E2350A">
              <w:rPr>
                <w:rStyle w:val="a6"/>
                <w:noProof/>
              </w:rPr>
              <w:t>场景服务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_Toc482284098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14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F95CB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9" w:history="1">
            <w:r w:rsidR="00CF3A6E" w:rsidRPr="00E2350A">
              <w:rPr>
                <w:rStyle w:val="a6"/>
                <w:noProof/>
              </w:rPr>
              <w:t>电商支付时序图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_Toc482284099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16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F95CB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0" w:history="1">
            <w:r w:rsidR="00CF3A6E" w:rsidRPr="00E2350A">
              <w:rPr>
                <w:rStyle w:val="a6"/>
                <w:noProof/>
              </w:rPr>
              <w:t>服务注册和发现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_Toc482284100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16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F95CB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1" w:history="1">
            <w:r w:rsidR="00CF3A6E" w:rsidRPr="00E2350A">
              <w:rPr>
                <w:rStyle w:val="a6"/>
                <w:noProof/>
              </w:rPr>
              <w:t>熔断器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_Toc482284101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20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F95CB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2" w:history="1">
            <w:r w:rsidR="00CF3A6E" w:rsidRPr="00E2350A">
              <w:rPr>
                <w:rStyle w:val="a6"/>
                <w:noProof/>
              </w:rPr>
              <w:t>日志收集ELK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_Toc482284102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20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F95CB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3" w:history="1">
            <w:r w:rsidR="00CF3A6E" w:rsidRPr="00E2350A">
              <w:rPr>
                <w:rStyle w:val="a6"/>
                <w:noProof/>
              </w:rPr>
              <w:t>缓存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_Toc482284103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23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F95CB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4" w:history="1">
            <w:r w:rsidR="00CF3A6E" w:rsidRPr="00E2350A">
              <w:rPr>
                <w:rStyle w:val="a6"/>
                <w:noProof/>
              </w:rPr>
              <w:t>消息中间件（MQ）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_Toc482284104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27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F95CB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5" w:history="1">
            <w:r w:rsidR="00CF3A6E" w:rsidRPr="00E2350A">
              <w:rPr>
                <w:rStyle w:val="a6"/>
                <w:noProof/>
              </w:rPr>
              <w:t>服务组件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_Toc482284105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28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F95CB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6" w:history="1">
            <w:r w:rsidR="00CF3A6E" w:rsidRPr="00E2350A">
              <w:rPr>
                <w:rStyle w:val="a6"/>
                <w:noProof/>
              </w:rPr>
              <w:t>部署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_Toc482284106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30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F95CB6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7" w:history="1">
            <w:r w:rsidR="00CF3A6E" w:rsidRPr="00E2350A">
              <w:rPr>
                <w:rStyle w:val="a6"/>
                <w:noProof/>
              </w:rPr>
              <w:t>存在的风险和问题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_Toc482284107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33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124A66" w:rsidRDefault="00124A66">
          <w:r>
            <w:rPr>
              <w:b/>
              <w:bCs/>
              <w:lang w:val="zh-CN"/>
            </w:rPr>
            <w:fldChar w:fldCharType="end"/>
          </w:r>
        </w:p>
      </w:sdtContent>
    </w:sdt>
    <w:p w:rsidR="000639D0" w:rsidRDefault="000639D0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6274D3" w:rsidRDefault="006274D3" w:rsidP="006274D3">
      <w:pPr>
        <w:pStyle w:val="4"/>
      </w:pPr>
      <w:r>
        <w:rPr>
          <w:rFonts w:hint="eastAsia"/>
        </w:rPr>
        <w:lastRenderedPageBreak/>
        <w:t>版本</w:t>
      </w:r>
    </w:p>
    <w:tbl>
      <w:tblPr>
        <w:tblW w:w="79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2"/>
        <w:gridCol w:w="893"/>
        <w:gridCol w:w="825"/>
        <w:gridCol w:w="3156"/>
        <w:gridCol w:w="1057"/>
      </w:tblGrid>
      <w:tr w:rsidR="006274D3" w:rsidTr="006274D3">
        <w:trPr>
          <w:trHeight w:val="345"/>
          <w:jc w:val="center"/>
        </w:trPr>
        <w:tc>
          <w:tcPr>
            <w:tcW w:w="2002" w:type="dxa"/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日期</w:t>
            </w:r>
          </w:p>
        </w:tc>
        <w:tc>
          <w:tcPr>
            <w:tcW w:w="893" w:type="dxa"/>
          </w:tcPr>
          <w:p w:rsidR="006274D3" w:rsidRDefault="006274D3" w:rsidP="006274D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版本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状态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修订说明</w:t>
            </w:r>
          </w:p>
        </w:tc>
        <w:tc>
          <w:tcPr>
            <w:tcW w:w="1057" w:type="dxa"/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修订人</w:t>
            </w:r>
          </w:p>
        </w:tc>
      </w:tr>
      <w:tr w:rsidR="006274D3" w:rsidTr="006274D3">
        <w:trPr>
          <w:trHeight w:val="416"/>
          <w:jc w:val="center"/>
        </w:trPr>
        <w:tc>
          <w:tcPr>
            <w:tcW w:w="2002" w:type="dxa"/>
          </w:tcPr>
          <w:p w:rsidR="006274D3" w:rsidRPr="0000719D" w:rsidRDefault="006274D3" w:rsidP="000639D0">
            <w:pPr>
              <w:spacing w:line="480" w:lineRule="auto"/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2017-04-05</w:t>
            </w:r>
          </w:p>
        </w:tc>
        <w:tc>
          <w:tcPr>
            <w:tcW w:w="893" w:type="dxa"/>
          </w:tcPr>
          <w:p w:rsidR="006274D3" w:rsidRPr="0000719D" w:rsidRDefault="0000719D" w:rsidP="000639D0">
            <w:pPr>
              <w:spacing w:line="480" w:lineRule="auto"/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v</w:t>
            </w:r>
            <w:r w:rsidR="006274D3" w:rsidRPr="0000719D">
              <w:rPr>
                <w:rFonts w:ascii="宋体" w:hAnsi="宋体"/>
                <w:color w:val="000000"/>
                <w:sz w:val="21"/>
                <w:szCs w:val="21"/>
              </w:rPr>
              <w:t>0.1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6274D3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初稿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6274D3" w:rsidP="006274D3">
            <w:pPr>
              <w:spacing w:line="480" w:lineRule="auto"/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1057" w:type="dxa"/>
          </w:tcPr>
          <w:p w:rsidR="006274D3" w:rsidRPr="0000719D" w:rsidRDefault="006274D3" w:rsidP="006274D3">
            <w:pPr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11</w:t>
            </w:r>
          </w:p>
        </w:tc>
        <w:tc>
          <w:tcPr>
            <w:tcW w:w="893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/>
                <w:color w:val="000000"/>
                <w:sz w:val="21"/>
                <w:szCs w:val="21"/>
              </w:rPr>
              <w:t>V0.2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812C83">
            <w:pPr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定时任务移至到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服务组件（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）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那一层</w:t>
            </w:r>
          </w:p>
          <w:p w:rsidR="0000719D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微服务间通信通过服务发现找到对应的服务，调用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RESTful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接口通信</w:t>
            </w:r>
          </w:p>
        </w:tc>
        <w:tc>
          <w:tcPr>
            <w:tcW w:w="1057" w:type="dxa"/>
          </w:tcPr>
          <w:p w:rsidR="006274D3" w:rsidRPr="0000719D" w:rsidRDefault="0000719D" w:rsidP="00812C83">
            <w:pPr>
              <w:ind w:left="71" w:hangingChars="34" w:hanging="71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11</w:t>
            </w:r>
          </w:p>
        </w:tc>
        <w:tc>
          <w:tcPr>
            <w:tcW w:w="893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812C83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82029B" w:rsidP="00812C83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修改</w:t>
            </w:r>
            <w:r>
              <w:rPr>
                <w:rFonts w:ascii="宋体" w:hint="eastAsia"/>
                <w:color w:val="000000"/>
              </w:rPr>
              <w:t>api</w:t>
            </w:r>
            <w:r>
              <w:rPr>
                <w:rFonts w:ascii="宋体" w:hint="eastAsia"/>
                <w:color w:val="000000"/>
              </w:rPr>
              <w:t>网关设计说明</w:t>
            </w:r>
          </w:p>
        </w:tc>
        <w:tc>
          <w:tcPr>
            <w:tcW w:w="1057" w:type="dxa"/>
          </w:tcPr>
          <w:p w:rsidR="006274D3" w:rsidRDefault="0082029B" w:rsidP="00812C83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142398" w:rsidTr="006274D3">
        <w:trPr>
          <w:jc w:val="center"/>
        </w:trPr>
        <w:tc>
          <w:tcPr>
            <w:tcW w:w="2002" w:type="dxa"/>
          </w:tcPr>
          <w:p w:rsidR="00142398" w:rsidRPr="0000719D" w:rsidRDefault="00142398" w:rsidP="0082029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 w:rsidR="00E740A0">
              <w:rPr>
                <w:rFonts w:ascii="宋体" w:hAnsi="宋体" w:hint="eastAsia"/>
                <w:color w:val="000000"/>
                <w:sz w:val="21"/>
                <w:szCs w:val="21"/>
              </w:rPr>
              <w:t>20</w:t>
            </w:r>
          </w:p>
        </w:tc>
        <w:tc>
          <w:tcPr>
            <w:tcW w:w="893" w:type="dxa"/>
          </w:tcPr>
          <w:p w:rsidR="00142398" w:rsidRDefault="00142398" w:rsidP="0082029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4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142398" w:rsidRDefault="00142398" w:rsidP="00812C83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142398" w:rsidRDefault="00142398" w:rsidP="00335B81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日志收集说明</w:t>
            </w:r>
          </w:p>
          <w:p w:rsidR="00142398" w:rsidRPr="00335B81" w:rsidRDefault="00142398" w:rsidP="00335B81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部署说明</w:t>
            </w:r>
          </w:p>
        </w:tc>
        <w:tc>
          <w:tcPr>
            <w:tcW w:w="1057" w:type="dxa"/>
          </w:tcPr>
          <w:p w:rsidR="00142398" w:rsidRDefault="00142398" w:rsidP="00812C83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A82C5B" w:rsidTr="00A82C5B">
        <w:trPr>
          <w:trHeight w:val="872"/>
          <w:jc w:val="center"/>
        </w:trPr>
        <w:tc>
          <w:tcPr>
            <w:tcW w:w="2002" w:type="dxa"/>
          </w:tcPr>
          <w:p w:rsidR="00A82C5B" w:rsidRPr="0000719D" w:rsidRDefault="00A82C5B" w:rsidP="00A82C5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26</w:t>
            </w:r>
          </w:p>
        </w:tc>
        <w:tc>
          <w:tcPr>
            <w:tcW w:w="893" w:type="dxa"/>
          </w:tcPr>
          <w:p w:rsidR="00A82C5B" w:rsidRDefault="00A82C5B" w:rsidP="00A82C5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5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A82C5B" w:rsidRDefault="00A82C5B" w:rsidP="00A82C5B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A82C5B" w:rsidRPr="00A82C5B" w:rsidRDefault="00A82C5B" w:rsidP="00A82C5B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添加了城市渲染、资源、场景服务等说明</w:t>
            </w:r>
          </w:p>
        </w:tc>
        <w:tc>
          <w:tcPr>
            <w:tcW w:w="1057" w:type="dxa"/>
          </w:tcPr>
          <w:p w:rsidR="00A82C5B" w:rsidRDefault="00A82C5B" w:rsidP="00A82C5B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8008DD" w:rsidTr="00A82C5B">
        <w:trPr>
          <w:trHeight w:val="872"/>
          <w:jc w:val="center"/>
        </w:trPr>
        <w:tc>
          <w:tcPr>
            <w:tcW w:w="2002" w:type="dxa"/>
          </w:tcPr>
          <w:p w:rsidR="008008DD" w:rsidRPr="0000719D" w:rsidRDefault="008008DD" w:rsidP="00A82C5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5</w:t>
            </w: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-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05</w:t>
            </w:r>
          </w:p>
        </w:tc>
        <w:tc>
          <w:tcPr>
            <w:tcW w:w="893" w:type="dxa"/>
          </w:tcPr>
          <w:p w:rsidR="008008DD" w:rsidRDefault="008008DD" w:rsidP="00A82C5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 w:rsidR="00E52CCD">
              <w:rPr>
                <w:rFonts w:ascii="宋体" w:hint="eastAsia"/>
                <w:color w:val="000000"/>
                <w:sz w:val="21"/>
                <w:szCs w:val="21"/>
              </w:rPr>
              <w:t>6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8008DD" w:rsidRDefault="008008DD" w:rsidP="00A82C5B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8008DD" w:rsidRDefault="008008DD" w:rsidP="00A82C5B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添加部署架构</w:t>
            </w:r>
          </w:p>
        </w:tc>
        <w:tc>
          <w:tcPr>
            <w:tcW w:w="1057" w:type="dxa"/>
          </w:tcPr>
          <w:p w:rsidR="008008DD" w:rsidRDefault="008008DD" w:rsidP="00A82C5B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262CF2" w:rsidTr="00A82C5B">
        <w:trPr>
          <w:trHeight w:val="872"/>
          <w:jc w:val="center"/>
          <w:ins w:id="1" w:author="zg" w:date="2017-05-11T16:37:00Z"/>
        </w:trPr>
        <w:tc>
          <w:tcPr>
            <w:tcW w:w="2002" w:type="dxa"/>
          </w:tcPr>
          <w:p w:rsidR="00262CF2" w:rsidRPr="0000719D" w:rsidRDefault="00262CF2" w:rsidP="00A82C5B">
            <w:pPr>
              <w:jc w:val="center"/>
              <w:rPr>
                <w:ins w:id="2" w:author="zg" w:date="2017-05-11T16:37:00Z"/>
                <w:rFonts w:ascii="宋体" w:hAnsi="宋体"/>
                <w:color w:val="000000"/>
                <w:sz w:val="21"/>
                <w:szCs w:val="21"/>
              </w:rPr>
            </w:pPr>
            <w:ins w:id="3" w:author="zg" w:date="2017-05-11T16:37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</w:t>
              </w:r>
              <w:r>
                <w:rPr>
                  <w:rFonts w:ascii="宋体" w:hAnsi="宋体" w:hint="eastAsia"/>
                  <w:color w:val="000000"/>
                  <w:sz w:val="21"/>
                  <w:szCs w:val="21"/>
                </w:rPr>
                <w:t>5</w:t>
              </w:r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-</w:t>
              </w:r>
              <w:r>
                <w:rPr>
                  <w:rFonts w:ascii="宋体" w:hAnsi="宋体" w:hint="eastAsia"/>
                  <w:color w:val="000000"/>
                  <w:sz w:val="21"/>
                  <w:szCs w:val="21"/>
                </w:rPr>
                <w:t>09</w:t>
              </w:r>
            </w:ins>
          </w:p>
        </w:tc>
        <w:tc>
          <w:tcPr>
            <w:tcW w:w="893" w:type="dxa"/>
          </w:tcPr>
          <w:p w:rsidR="00262CF2" w:rsidRDefault="00262CF2" w:rsidP="00A82C5B">
            <w:pPr>
              <w:jc w:val="center"/>
              <w:rPr>
                <w:ins w:id="4" w:author="zg" w:date="2017-05-11T16:37:00Z"/>
                <w:rFonts w:ascii="宋体"/>
                <w:color w:val="000000"/>
                <w:sz w:val="21"/>
                <w:szCs w:val="21"/>
              </w:rPr>
            </w:pPr>
            <w:ins w:id="5" w:author="zg" w:date="2017-05-11T16:38:00Z">
              <w:r>
                <w:rPr>
                  <w:rFonts w:ascii="宋体"/>
                  <w:color w:val="000000"/>
                  <w:sz w:val="21"/>
                  <w:szCs w:val="21"/>
                </w:rPr>
                <w:t>V0.</w:t>
              </w:r>
              <w:r>
                <w:rPr>
                  <w:rFonts w:ascii="宋体" w:hint="eastAsia"/>
                  <w:color w:val="000000"/>
                  <w:sz w:val="21"/>
                  <w:szCs w:val="21"/>
                </w:rPr>
                <w:t>7</w:t>
              </w:r>
            </w:ins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262CF2" w:rsidRDefault="00262CF2" w:rsidP="00A82C5B">
            <w:pPr>
              <w:rPr>
                <w:ins w:id="6" w:author="zg" w:date="2017-05-11T16:37:00Z"/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262CF2" w:rsidRDefault="00262CF2" w:rsidP="00A82C5B">
            <w:pPr>
              <w:rPr>
                <w:ins w:id="7" w:author="zg" w:date="2017-05-11T16:37:00Z"/>
                <w:rFonts w:ascii="宋体"/>
                <w:color w:val="000000"/>
              </w:rPr>
            </w:pPr>
            <w:ins w:id="8" w:author="zg" w:date="2017-05-11T16:38:00Z">
              <w:r>
                <w:rPr>
                  <w:rFonts w:ascii="宋体" w:hint="eastAsia"/>
                  <w:color w:val="000000"/>
                </w:rPr>
                <w:t>添加缓存使用</w:t>
              </w:r>
            </w:ins>
          </w:p>
        </w:tc>
        <w:tc>
          <w:tcPr>
            <w:tcW w:w="1057" w:type="dxa"/>
          </w:tcPr>
          <w:p w:rsidR="00262CF2" w:rsidRDefault="00262CF2" w:rsidP="00A82C5B">
            <w:pPr>
              <w:ind w:left="82" w:hangingChars="34" w:hanging="82"/>
              <w:rPr>
                <w:ins w:id="9" w:author="zg" w:date="2017-05-11T16:37:00Z"/>
                <w:rFonts w:ascii="宋体"/>
                <w:color w:val="000000"/>
              </w:rPr>
            </w:pPr>
            <w:ins w:id="10" w:author="zg" w:date="2017-05-11T16:38:00Z">
              <w:r>
                <w:rPr>
                  <w:rFonts w:ascii="宋体" w:hint="eastAsia"/>
                  <w:color w:val="000000"/>
                </w:rPr>
                <w:t>陈志国</w:t>
              </w:r>
            </w:ins>
          </w:p>
        </w:tc>
      </w:tr>
    </w:tbl>
    <w:p w:rsidR="000639D0" w:rsidRDefault="000639D0" w:rsidP="006274D3"/>
    <w:p w:rsidR="000639D0" w:rsidRDefault="000639D0" w:rsidP="000639D0">
      <w:r>
        <w:br w:type="page"/>
      </w:r>
    </w:p>
    <w:p w:rsidR="002D1DF6" w:rsidRDefault="002D1DF6" w:rsidP="006C2F77">
      <w:pPr>
        <w:pStyle w:val="1"/>
      </w:pPr>
      <w:bookmarkStart w:id="11" w:name="_Toc482284089"/>
      <w:r>
        <w:rPr>
          <w:rFonts w:hint="eastAsia"/>
        </w:rPr>
        <w:lastRenderedPageBreak/>
        <w:t>前言</w:t>
      </w:r>
      <w:bookmarkEnd w:id="11"/>
    </w:p>
    <w:p w:rsidR="00A86DC0" w:rsidRDefault="00307E72" w:rsidP="00A86DC0">
      <w:r>
        <w:rPr>
          <w:rFonts w:hint="eastAsia"/>
        </w:rPr>
        <w:t>当前</w:t>
      </w:r>
      <w:r w:rsidR="000544E9">
        <w:rPr>
          <w:rFonts w:hint="eastAsia"/>
        </w:rPr>
        <w:t>后台服务，包括</w:t>
      </w:r>
      <w:r>
        <w:rPr>
          <w:rFonts w:hint="eastAsia"/>
        </w:rPr>
        <w:t>电商系统测试运行已有一段时间，出现了一些不稳定和性能上的问题</w:t>
      </w:r>
      <w:r w:rsidR="00654F0E">
        <w:rPr>
          <w:rFonts w:hint="eastAsia"/>
        </w:rPr>
        <w:t>，但有不能准确定位问题</w:t>
      </w:r>
      <w:r>
        <w:rPr>
          <w:rFonts w:hint="eastAsia"/>
        </w:rPr>
        <w:t>，需要对系统进行分析，找出原因，进行优化和改进。</w:t>
      </w:r>
    </w:p>
    <w:p w:rsidR="000C64B2" w:rsidRDefault="002D1DF6" w:rsidP="00A86DC0">
      <w:pPr>
        <w:pStyle w:val="1"/>
      </w:pPr>
      <w:bookmarkStart w:id="12" w:name="_Toc482284090"/>
      <w:r>
        <w:rPr>
          <w:rFonts w:hint="eastAsia"/>
        </w:rPr>
        <w:t>当前系统总体架构</w:t>
      </w:r>
      <w:bookmarkEnd w:id="12"/>
    </w:p>
    <w:p w:rsidR="00CD21CB" w:rsidRPr="00CD21CB" w:rsidRDefault="00CD21CB" w:rsidP="00CD21CB">
      <w:r>
        <w:rPr>
          <w:rFonts w:hint="eastAsia"/>
        </w:rPr>
        <w:t>采用微服务</w:t>
      </w:r>
      <w:r w:rsidR="00FD059E">
        <w:rPr>
          <w:rFonts w:hint="eastAsia"/>
        </w:rPr>
        <w:t>设计思想设计总体架构</w:t>
      </w:r>
      <w:r>
        <w:rPr>
          <w:rFonts w:hint="eastAsia"/>
        </w:rPr>
        <w:t>，Maven做工程管理，docker部署</w:t>
      </w:r>
      <w:r w:rsidR="00DA558A">
        <w:rPr>
          <w:rFonts w:hint="eastAsia"/>
        </w:rPr>
        <w:t>。</w:t>
      </w:r>
      <w:r w:rsidR="00962060">
        <w:rPr>
          <w:rFonts w:hint="eastAsia"/>
        </w:rPr>
        <w:t>图一为整理出的架构图。</w:t>
      </w:r>
    </w:p>
    <w:p w:rsidR="001F7160" w:rsidRDefault="001F7160" w:rsidP="001F7160">
      <w:pPr>
        <w:pStyle w:val="a3"/>
        <w:ind w:left="360" w:firstLineChars="0" w:firstLine="0"/>
      </w:pPr>
      <w:r>
        <w:object w:dxaOrig="11460" w:dyaOrig="14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525pt" o:ole="">
            <v:imagedata r:id="rId8" o:title=""/>
          </v:shape>
          <o:OLEObject Type="Embed" ProgID="Visio.Drawing.15" ShapeID="_x0000_i1025" DrawAspect="Content" ObjectID="_1556437170" r:id="rId9"/>
        </w:object>
      </w:r>
    </w:p>
    <w:p w:rsidR="006C2F77" w:rsidRDefault="006C2F77" w:rsidP="006C2F77">
      <w:pPr>
        <w:pStyle w:val="a3"/>
        <w:ind w:left="360" w:firstLineChars="0" w:firstLine="0"/>
        <w:jc w:val="center"/>
      </w:pPr>
      <w:r>
        <w:rPr>
          <w:rFonts w:hint="eastAsia"/>
        </w:rPr>
        <w:t>图一</w:t>
      </w:r>
    </w:p>
    <w:p w:rsidR="001F7160" w:rsidRPr="001F7160" w:rsidRDefault="006C2F77" w:rsidP="001F7160">
      <w:pPr>
        <w:pStyle w:val="2"/>
        <w:rPr>
          <w:kern w:val="2"/>
        </w:rPr>
      </w:pPr>
      <w:bookmarkStart w:id="13" w:name="_Toc482284091"/>
      <w:r>
        <w:rPr>
          <w:rFonts w:hint="eastAsia"/>
          <w:kern w:val="2"/>
        </w:rPr>
        <w:t>系统设计的不足</w:t>
      </w:r>
      <w:bookmarkEnd w:id="13"/>
    </w:p>
    <w:p w:rsidR="00146C43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 w:rsidRPr="003340FE">
        <w:rPr>
          <w:rFonts w:hint="eastAsia"/>
        </w:rPr>
        <w:t>API网关</w:t>
      </w:r>
      <w:r w:rsidR="00BE1A86">
        <w:rPr>
          <w:rFonts w:hint="eastAsia"/>
        </w:rPr>
        <w:t>部分</w:t>
      </w:r>
      <w:r>
        <w:rPr>
          <w:rFonts w:hint="eastAsia"/>
        </w:rPr>
        <w:t>没有负载均衡。</w:t>
      </w:r>
    </w:p>
    <w:p w:rsidR="006C2F77" w:rsidRPr="006C2F77" w:rsidRDefault="006C2F77" w:rsidP="006C2F77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t>Z</w:t>
      </w:r>
      <w:r>
        <w:rPr>
          <w:rFonts w:hint="eastAsia"/>
        </w:rPr>
        <w:t>ookeeper服务没有做负载。</w:t>
      </w:r>
    </w:p>
    <w:p w:rsidR="00146C43" w:rsidRPr="003340FE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>
        <w:lastRenderedPageBreak/>
        <w:t>J</w:t>
      </w:r>
      <w:r>
        <w:rPr>
          <w:rFonts w:hint="eastAsia"/>
        </w:rPr>
        <w:t>ava微服务没有熔断措施。</w:t>
      </w:r>
    </w:p>
    <w:p w:rsidR="001F7160" w:rsidRPr="00335B81" w:rsidRDefault="009F26CF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对</w:t>
      </w:r>
      <w:r w:rsidR="001F7160" w:rsidRPr="001F7160">
        <w:rPr>
          <w:rFonts w:hint="eastAsia"/>
        </w:rPr>
        <w:t>分布式事物</w:t>
      </w:r>
      <w:r>
        <w:rPr>
          <w:rFonts w:hint="eastAsia"/>
        </w:rPr>
        <w:t>没有做处理</w:t>
      </w:r>
      <w:r w:rsidR="00146C43">
        <w:rPr>
          <w:rFonts w:hint="eastAsia"/>
        </w:rPr>
        <w:t>。</w:t>
      </w:r>
    </w:p>
    <w:p w:rsidR="00407794" w:rsidRPr="00146C43" w:rsidRDefault="00407794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可通过聚合层直接访问微服务，也可通过api网关访问微服务，调用方法不统一，访问控制不统一。</w:t>
      </w:r>
    </w:p>
    <w:p w:rsidR="003E4A82" w:rsidRPr="009F26CF" w:rsidRDefault="003E4A82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数据持久层采用</w:t>
      </w:r>
      <w:r w:rsidR="004A18C8">
        <w:rPr>
          <w:rFonts w:hint="eastAsia"/>
        </w:rPr>
        <w:t>JdbcTemplate</w:t>
      </w:r>
      <w:r>
        <w:rPr>
          <w:rFonts w:hint="eastAsia"/>
        </w:rPr>
        <w:t>，数据映射不太方便，开发效率低。安全性不好控制，容易出现sql注入的安全问题。</w:t>
      </w:r>
    </w:p>
    <w:p w:rsidR="001F7160" w:rsidRPr="006C2F77" w:rsidRDefault="001F7160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 w:rsidRPr="001F7160">
        <w:rPr>
          <w:rFonts w:hint="eastAsia"/>
        </w:rPr>
        <w:t>日志</w:t>
      </w:r>
      <w:r w:rsidR="009F26CF">
        <w:rPr>
          <w:rFonts w:hint="eastAsia"/>
        </w:rPr>
        <w:t>收集不统一，</w:t>
      </w:r>
      <w:r w:rsidRPr="001F7160">
        <w:rPr>
          <w:rFonts w:hint="eastAsia"/>
        </w:rPr>
        <w:t>不能</w:t>
      </w:r>
      <w:r w:rsidR="009F26CF">
        <w:rPr>
          <w:rFonts w:hint="eastAsia"/>
        </w:rPr>
        <w:t>追溯</w:t>
      </w:r>
      <w:r w:rsidRPr="001F7160">
        <w:rPr>
          <w:rFonts w:hint="eastAsia"/>
        </w:rPr>
        <w:t>问题</w:t>
      </w:r>
      <w:r w:rsidR="003E4A82">
        <w:rPr>
          <w:rFonts w:hint="eastAsia"/>
        </w:rPr>
        <w:t>。</w:t>
      </w:r>
    </w:p>
    <w:p w:rsidR="00DE49AB" w:rsidRPr="00DE49AB" w:rsidRDefault="006C2F77" w:rsidP="00DE49AB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对服务划分不够合理，如：支付服务和订单没能分开。</w:t>
      </w:r>
    </w:p>
    <w:p w:rsidR="002F4BD5" w:rsidRDefault="002F4BD5" w:rsidP="002F4BD5">
      <w:pPr>
        <w:pStyle w:val="2"/>
      </w:pPr>
      <w:bookmarkStart w:id="14" w:name="_Toc482284092"/>
      <w:r>
        <w:rPr>
          <w:rFonts w:hint="eastAsia"/>
        </w:rPr>
        <w:t>系统运行</w:t>
      </w:r>
      <w:r w:rsidR="001025EE">
        <w:rPr>
          <w:rFonts w:hint="eastAsia"/>
        </w:rPr>
        <w:t>时</w:t>
      </w:r>
      <w:r>
        <w:rPr>
          <w:rFonts w:hint="eastAsia"/>
        </w:rPr>
        <w:t>的一些问题</w:t>
      </w:r>
      <w:bookmarkEnd w:id="14"/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系统不太稳定</w:t>
      </w:r>
      <w:r w:rsidR="00DE49AB">
        <w:rPr>
          <w:rFonts w:hint="eastAsia"/>
        </w:rPr>
        <w:t>。</w:t>
      </w:r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汇聚层采用PHP开发与Java服务端的</w:t>
      </w:r>
      <w:r w:rsidR="001025EE">
        <w:rPr>
          <w:rFonts w:hint="eastAsia"/>
        </w:rPr>
        <w:t>沟通不够方便</w:t>
      </w:r>
      <w:r>
        <w:rPr>
          <w:rFonts w:hint="eastAsia"/>
        </w:rPr>
        <w:t>，同时日志收集也不统一。</w:t>
      </w:r>
    </w:p>
    <w:p w:rsidR="00DE49AB" w:rsidRDefault="002F4BD5" w:rsidP="00812C8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REST</w:t>
      </w:r>
      <w:r>
        <w:t xml:space="preserve"> </w:t>
      </w:r>
      <w:r w:rsidR="001025EE">
        <w:rPr>
          <w:rFonts w:hint="eastAsia"/>
        </w:rPr>
        <w:t>API</w:t>
      </w:r>
      <w:r>
        <w:rPr>
          <w:rFonts w:hint="eastAsia"/>
        </w:rPr>
        <w:t>调用没有统一的返回值，没有错误表示，汇聚层出错不能明确问题。</w:t>
      </w:r>
    </w:p>
    <w:p w:rsidR="00DE49AB" w:rsidRDefault="00AD7FC4" w:rsidP="00812C8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没有分库，</w:t>
      </w:r>
      <w:r w:rsidR="00DE49AB">
        <w:rPr>
          <w:rFonts w:hint="eastAsia"/>
        </w:rPr>
        <w:t>一些服务之间</w:t>
      </w:r>
      <w:r>
        <w:rPr>
          <w:rFonts w:hint="eastAsia"/>
        </w:rPr>
        <w:t>耦合度增大，并不利于部署。</w:t>
      </w:r>
    </w:p>
    <w:p w:rsidR="0080324E" w:rsidRPr="002F4BD5" w:rsidRDefault="0080324E" w:rsidP="00812C8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联营、众包</w:t>
      </w:r>
      <w:r w:rsidR="00930079">
        <w:t xml:space="preserve"> </w:t>
      </w:r>
      <w:r>
        <w:rPr>
          <w:rFonts w:hint="eastAsia"/>
        </w:rPr>
        <w:t>和eboss通过电商后台登录，用户、商家通过SOA</w:t>
      </w:r>
      <w:r>
        <w:t xml:space="preserve"> </w:t>
      </w:r>
      <w:r>
        <w:rPr>
          <w:rFonts w:hint="eastAsia"/>
        </w:rPr>
        <w:t>api网关登录。</w:t>
      </w:r>
    </w:p>
    <w:p w:rsidR="006C2F77" w:rsidRDefault="009B31FC" w:rsidP="006C2F77">
      <w:pPr>
        <w:pStyle w:val="1"/>
      </w:pPr>
      <w:bookmarkStart w:id="15" w:name="_Toc482284093"/>
      <w:r>
        <w:rPr>
          <w:rFonts w:hint="eastAsia"/>
        </w:rPr>
        <w:t>重新</w:t>
      </w:r>
      <w:r w:rsidR="006C2F77">
        <w:rPr>
          <w:rFonts w:hint="eastAsia"/>
        </w:rPr>
        <w:t>设计</w:t>
      </w:r>
      <w:bookmarkEnd w:id="15"/>
    </w:p>
    <w:p w:rsidR="005915A0" w:rsidRDefault="002F4BD5">
      <w:r>
        <w:rPr>
          <w:rFonts w:hint="eastAsia"/>
        </w:rPr>
        <w:t>分析</w:t>
      </w:r>
      <w:r w:rsidR="00B501D6">
        <w:rPr>
          <w:rFonts w:hint="eastAsia"/>
        </w:rPr>
        <w:t>当前系统的</w:t>
      </w:r>
      <w:r w:rsidR="009B31FC">
        <w:rPr>
          <w:rFonts w:hint="eastAsia"/>
        </w:rPr>
        <w:t>不足和运行时的</w:t>
      </w:r>
      <w:r w:rsidR="00B501D6">
        <w:rPr>
          <w:rFonts w:hint="eastAsia"/>
        </w:rPr>
        <w:t>问题，</w:t>
      </w:r>
      <w:r w:rsidR="00FA4CC3">
        <w:rPr>
          <w:rFonts w:hint="eastAsia"/>
        </w:rPr>
        <w:t>首先</w:t>
      </w:r>
      <w:r w:rsidR="009B31FC">
        <w:rPr>
          <w:rFonts w:hint="eastAsia"/>
        </w:rPr>
        <w:t>重新评估了Spring</w:t>
      </w:r>
      <w:r w:rsidR="009B31FC">
        <w:t xml:space="preserve"> </w:t>
      </w:r>
      <w:r w:rsidR="009B31FC">
        <w:rPr>
          <w:rFonts w:hint="eastAsia"/>
        </w:rPr>
        <w:t>Cloud和Dubbo/DubboX这两个微服务框架。认为Spring</w:t>
      </w:r>
      <w:r w:rsidR="009B31FC">
        <w:t xml:space="preserve"> </w:t>
      </w:r>
      <w:r w:rsidR="009B31FC">
        <w:rPr>
          <w:rFonts w:hint="eastAsia"/>
        </w:rPr>
        <w:t>Cloud是比较适合的一个框</w:t>
      </w:r>
      <w:r w:rsidR="009B31FC">
        <w:rPr>
          <w:rFonts w:hint="eastAsia"/>
        </w:rPr>
        <w:lastRenderedPageBreak/>
        <w:t>架</w:t>
      </w:r>
      <w:r w:rsidR="00074835">
        <w:rPr>
          <w:rFonts w:hint="eastAsia"/>
        </w:rPr>
        <w:t>，可以主要用于电商平台</w:t>
      </w:r>
      <w:r w:rsidR="009B31FC">
        <w:rPr>
          <w:rFonts w:hint="eastAsia"/>
        </w:rPr>
        <w:t>。为了解决</w:t>
      </w:r>
      <w:r w:rsidR="00FA4CC3">
        <w:rPr>
          <w:rFonts w:hint="eastAsia"/>
        </w:rPr>
        <w:t>目前的问题，重新设计了系统的架构。</w:t>
      </w:r>
      <w:r w:rsidR="00EC487E">
        <w:rPr>
          <w:rFonts w:hint="eastAsia"/>
        </w:rPr>
        <w:t>继续采用Maven做工程管理，docker部署。</w:t>
      </w:r>
    </w:p>
    <w:p w:rsidR="00B501D6" w:rsidRDefault="00FA4CC3" w:rsidP="00B501D6">
      <w:pPr>
        <w:pStyle w:val="2"/>
      </w:pPr>
      <w:bookmarkStart w:id="16" w:name="_Toc482284094"/>
      <w:r>
        <w:rPr>
          <w:rFonts w:hint="eastAsia"/>
        </w:rPr>
        <w:t>API</w:t>
      </w:r>
      <w:r>
        <w:rPr>
          <w:rFonts w:hint="eastAsia"/>
        </w:rPr>
        <w:t>网关</w:t>
      </w:r>
      <w:bookmarkEnd w:id="16"/>
    </w:p>
    <w:p w:rsidR="001B56E2" w:rsidRDefault="006A3F23" w:rsidP="006A3F23">
      <w:r>
        <w:t>API网关是一个服务器，是系统的唯一入口。API网关封装了系统内部架构，为每个客户端提供一个定制的API</w:t>
      </w:r>
      <w:r w:rsidR="00681E93">
        <w:t>。它还具有其它职责，如身份验证、监控、缓存</w:t>
      </w:r>
      <w:r>
        <w:t>。</w:t>
      </w:r>
      <w:r w:rsidR="00681E93">
        <w:rPr>
          <w:rFonts w:hint="eastAsia"/>
        </w:rPr>
        <w:t>API网关</w:t>
      </w:r>
      <w:r w:rsidR="00681E93">
        <w:t>负责服务请求、</w:t>
      </w:r>
      <w:r w:rsidR="00681E93">
        <w:rPr>
          <w:rFonts w:hint="eastAsia"/>
        </w:rPr>
        <w:t>汇聚（组合微服务api接口）</w:t>
      </w:r>
      <w:r w:rsidR="00681E93">
        <w:t>及协议转换</w:t>
      </w:r>
      <w:r w:rsidR="00681E93">
        <w:rPr>
          <w:rFonts w:hint="eastAsia"/>
        </w:rPr>
        <w:t>。</w:t>
      </w:r>
    </w:p>
    <w:p w:rsidR="002B745A" w:rsidRDefault="00EC752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API网关部署在</w:t>
      </w:r>
      <w:r>
        <w:t>Load Balancer</w:t>
      </w:r>
      <w:r w:rsidR="00EF5773">
        <w:rPr>
          <w:rFonts w:hint="eastAsia"/>
        </w:rPr>
        <w:t>之后，</w:t>
      </w:r>
      <w:r>
        <w:rPr>
          <w:rFonts w:hint="eastAsia"/>
        </w:rPr>
        <w:t>LB做负载均衡。</w:t>
      </w:r>
      <w:r w:rsidR="005963B2">
        <w:rPr>
          <w:rFonts w:hint="eastAsia"/>
        </w:rPr>
        <w:t>API网关</w:t>
      </w:r>
      <w:r>
        <w:rPr>
          <w:rFonts w:hint="eastAsia"/>
        </w:rPr>
        <w:t>部署</w:t>
      </w:r>
      <w:r w:rsidR="00246834">
        <w:rPr>
          <w:rFonts w:hint="eastAsia"/>
        </w:rPr>
        <w:t>多个做集群，防止单点故障</w:t>
      </w:r>
      <w:r w:rsidR="005963B2">
        <w:rPr>
          <w:rFonts w:hint="eastAsia"/>
        </w:rPr>
        <w:t>。</w:t>
      </w:r>
    </w:p>
    <w:p w:rsidR="00246834" w:rsidRDefault="00246834" w:rsidP="001B56E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API网关在微服务架构中的位置：</w:t>
      </w:r>
    </w:p>
    <w:p w:rsidR="00246834" w:rsidRDefault="00AC0196" w:rsidP="00335B81">
      <w:pPr>
        <w:pStyle w:val="a3"/>
        <w:ind w:left="420" w:firstLineChars="0" w:firstLine="0"/>
        <w:jc w:val="center"/>
      </w:pPr>
      <w:r>
        <w:object w:dxaOrig="9135" w:dyaOrig="7335">
          <v:shape id="_x0000_i1026" type="#_x0000_t75" style="width:416.25pt;height:333.75pt" o:ole="">
            <v:imagedata r:id="rId10" o:title=""/>
          </v:shape>
          <o:OLEObject Type="Embed" ProgID="Visio.Drawing.15" ShapeID="_x0000_i1026" DrawAspect="Content" ObjectID="_1556437171" r:id="rId11"/>
        </w:object>
      </w:r>
    </w:p>
    <w:p w:rsidR="001B56E2" w:rsidRDefault="00246834" w:rsidP="00335B81">
      <w:pPr>
        <w:pStyle w:val="a3"/>
        <w:ind w:firstLine="480"/>
        <w:jc w:val="center"/>
      </w:pPr>
      <w:r>
        <w:rPr>
          <w:rFonts w:hint="eastAsia"/>
        </w:rPr>
        <w:t>图</w:t>
      </w:r>
      <w:r w:rsidR="008B3C9C">
        <w:rPr>
          <w:rFonts w:hint="eastAsia"/>
        </w:rPr>
        <w:t>二</w:t>
      </w:r>
    </w:p>
    <w:p w:rsidR="00D23D06" w:rsidRDefault="00D23D06" w:rsidP="00C6369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汇聚层</w:t>
      </w:r>
      <w:r w:rsidR="00796F05">
        <w:rPr>
          <w:rFonts w:hint="eastAsia"/>
        </w:rPr>
        <w:t>取消，</w:t>
      </w:r>
      <w:r>
        <w:rPr>
          <w:rFonts w:hint="eastAsia"/>
        </w:rPr>
        <w:t>作为API网关的一部分。</w:t>
      </w:r>
      <w:r w:rsidR="00796F05">
        <w:rPr>
          <w:rFonts w:hint="eastAsia"/>
        </w:rPr>
        <w:t>根据图三，统一入口，减少层级。</w:t>
      </w:r>
    </w:p>
    <w:p w:rsidR="00C27E5C" w:rsidRDefault="007A11AF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API网关根据不同的业务场景</w:t>
      </w:r>
      <w:r w:rsidR="00C27E5C">
        <w:rPr>
          <w:rFonts w:hint="eastAsia"/>
        </w:rPr>
        <w:t>分别做定制。分如下几种：用户（APP）API网关、商家API网关、后台（eboss）API网关、联营API网关、众包API网关、用户（PC）网关、</w:t>
      </w:r>
      <w:r w:rsidR="00796F05">
        <w:rPr>
          <w:rFonts w:hint="eastAsia"/>
        </w:rPr>
        <w:t>资源下载网关、城市渲染网关、IM网关、</w:t>
      </w:r>
      <w:r w:rsidR="00C27E5C">
        <w:rPr>
          <w:rFonts w:hint="eastAsia"/>
        </w:rPr>
        <w:t>第三方接口API网关（第三方接口API网关后期在实现）。</w:t>
      </w:r>
    </w:p>
    <w:p w:rsidR="00BF561C" w:rsidRDefault="00BF561C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API网关实现数据格式转换和规整。</w:t>
      </w:r>
    </w:p>
    <w:p w:rsidR="00796F05" w:rsidRDefault="00796F05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API网关为日志跟踪提供</w:t>
      </w:r>
      <w:r>
        <w:t>traceId</w:t>
      </w:r>
      <w:r w:rsidR="00101553">
        <w:rPr>
          <w:rFonts w:hint="eastAsia"/>
        </w:rPr>
        <w:t>。</w:t>
      </w:r>
    </w:p>
    <w:p w:rsidR="003D1E6D" w:rsidRDefault="003D1E6D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资源文件采用青云对象存储进行保存和下载，</w:t>
      </w:r>
      <w:r w:rsidR="002814F2">
        <w:rPr>
          <w:rFonts w:hint="eastAsia"/>
        </w:rPr>
        <w:t>需要加深与</w:t>
      </w:r>
      <w:r>
        <w:rPr>
          <w:rFonts w:hint="eastAsia"/>
        </w:rPr>
        <w:t>青云</w:t>
      </w:r>
      <w:r w:rsidR="003F2433">
        <w:rPr>
          <w:rFonts w:hint="eastAsia"/>
        </w:rPr>
        <w:t>合作</w:t>
      </w:r>
      <w:r>
        <w:rPr>
          <w:rFonts w:hint="eastAsia"/>
        </w:rPr>
        <w:t>沟通，要求青云定制一些API，做到资源打包下载，减少握手和建链次数和时间，提高用户体验。</w:t>
      </w:r>
    </w:p>
    <w:p w:rsidR="00D5312F" w:rsidRDefault="00D5312F">
      <w:pPr>
        <w:pStyle w:val="a3"/>
        <w:numPr>
          <w:ilvl w:val="0"/>
          <w:numId w:val="6"/>
        </w:numPr>
        <w:ind w:firstLineChars="0"/>
      </w:pPr>
      <w:r>
        <w:t>API</w:t>
      </w:r>
      <w:r>
        <w:rPr>
          <w:rFonts w:hint="eastAsia"/>
        </w:rPr>
        <w:t>网关的流程</w:t>
      </w:r>
    </w:p>
    <w:p w:rsidR="00D5312F" w:rsidRDefault="00D5312F" w:rsidP="00335B81">
      <w:pPr>
        <w:pStyle w:val="a3"/>
        <w:ind w:left="420" w:firstLineChars="0" w:firstLine="0"/>
      </w:pPr>
      <w:r>
        <w:object w:dxaOrig="9436" w:dyaOrig="14716">
          <v:shape id="_x0000_i1027" type="#_x0000_t75" style="width:416.25pt;height:647.25pt" o:ole="">
            <v:imagedata r:id="rId12" o:title=""/>
          </v:shape>
          <o:OLEObject Type="Embed" ProgID="Visio.Drawing.15" ShapeID="_x0000_i1027" DrawAspect="Content" ObjectID="_1556437172" r:id="rId13"/>
        </w:object>
      </w:r>
    </w:p>
    <w:p w:rsidR="00D5312F" w:rsidRDefault="00D5312F" w:rsidP="00335B81">
      <w:pPr>
        <w:pStyle w:val="a3"/>
        <w:ind w:left="420" w:firstLineChars="0" w:firstLine="0"/>
        <w:jc w:val="center"/>
      </w:pPr>
      <w:r>
        <w:rPr>
          <w:rFonts w:hint="eastAsia"/>
        </w:rPr>
        <w:t>图三</w:t>
      </w:r>
    </w:p>
    <w:p w:rsidR="008B3C9C" w:rsidRDefault="008B3C9C" w:rsidP="008B3C9C">
      <w:pPr>
        <w:pStyle w:val="2"/>
      </w:pPr>
      <w:bookmarkStart w:id="17" w:name="_Toc482284095"/>
      <w:r>
        <w:rPr>
          <w:rFonts w:hint="eastAsia"/>
        </w:rPr>
        <w:lastRenderedPageBreak/>
        <w:t>总体架构图</w:t>
      </w:r>
      <w:bookmarkEnd w:id="17"/>
    </w:p>
    <w:p w:rsidR="008B3C9C" w:rsidRDefault="004E3646">
      <w:pPr>
        <w:pStyle w:val="a3"/>
        <w:ind w:left="420" w:firstLineChars="0" w:firstLine="0"/>
      </w:pPr>
      <w:r>
        <w:object w:dxaOrig="11506" w:dyaOrig="15241">
          <v:shape id="_x0000_i1028" type="#_x0000_t75" style="width:414.75pt;height:549.75pt" o:ole="">
            <v:imagedata r:id="rId14" o:title=""/>
          </v:shape>
          <o:OLEObject Type="Embed" ProgID="Visio.Drawing.15" ShapeID="_x0000_i1028" DrawAspect="Content" ObjectID="_1556437173" r:id="rId15"/>
        </w:object>
      </w:r>
    </w:p>
    <w:p w:rsidR="00C8683B" w:rsidRDefault="00C8683B" w:rsidP="00C8683B">
      <w:pPr>
        <w:pStyle w:val="a3"/>
        <w:ind w:left="420" w:firstLineChars="0" w:firstLine="0"/>
        <w:jc w:val="center"/>
      </w:pPr>
      <w:r>
        <w:rPr>
          <w:rFonts w:hint="eastAsia"/>
        </w:rPr>
        <w:t>图</w:t>
      </w:r>
      <w:r w:rsidR="0070412A">
        <w:rPr>
          <w:rFonts w:hint="eastAsia"/>
        </w:rPr>
        <w:t>四</w:t>
      </w:r>
    </w:p>
    <w:p w:rsidR="00FD3E70" w:rsidRDefault="00FD3E70" w:rsidP="00124A66">
      <w:pPr>
        <w:pStyle w:val="2"/>
      </w:pPr>
      <w:bookmarkStart w:id="18" w:name="_Toc482284096"/>
      <w:r>
        <w:rPr>
          <w:rFonts w:hint="eastAsia"/>
        </w:rPr>
        <w:lastRenderedPageBreak/>
        <w:t>资源下载</w:t>
      </w:r>
      <w:bookmarkEnd w:id="18"/>
    </w:p>
    <w:p w:rsidR="00805A18" w:rsidRPr="00335B81" w:rsidRDefault="00805A18" w:rsidP="00335B8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流程</w:t>
      </w:r>
    </w:p>
    <w:p w:rsidR="00805A18" w:rsidRDefault="00805A18" w:rsidP="00335B81">
      <w:pPr>
        <w:jc w:val="center"/>
      </w:pPr>
      <w:r>
        <w:object w:dxaOrig="6541" w:dyaOrig="8461">
          <v:shape id="_x0000_i1029" type="#_x0000_t75" style="width:327pt;height:423pt" o:ole="">
            <v:imagedata r:id="rId16" o:title=""/>
          </v:shape>
          <o:OLEObject Type="Embed" ProgID="Visio.Drawing.15" ShapeID="_x0000_i1029" DrawAspect="Content" ObjectID="_1556437174" r:id="rId17"/>
        </w:object>
      </w:r>
    </w:p>
    <w:p w:rsidR="00805A18" w:rsidRDefault="00805A18" w:rsidP="00335B81">
      <w:pPr>
        <w:jc w:val="center"/>
      </w:pPr>
      <w:r>
        <w:rPr>
          <w:rFonts w:hint="eastAsia"/>
        </w:rPr>
        <w:t>图五</w:t>
      </w:r>
    </w:p>
    <w:p w:rsidR="00805A18" w:rsidRPr="00335B81" w:rsidRDefault="00805A18" w:rsidP="00335B8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资源数据由城市编辑器上传</w:t>
      </w:r>
      <w:r w:rsidR="00C860DA">
        <w:rPr>
          <w:rFonts w:hint="eastAsia"/>
        </w:rPr>
        <w:t>到</w:t>
      </w:r>
      <w:r>
        <w:rPr>
          <w:rFonts w:hint="eastAsia"/>
        </w:rPr>
        <w:t>青云对象存储服务器</w:t>
      </w:r>
    </w:p>
    <w:p w:rsidR="00FD3E70" w:rsidRDefault="00FD3E70">
      <w:pPr>
        <w:pStyle w:val="2"/>
      </w:pPr>
      <w:bookmarkStart w:id="19" w:name="_Toc482284097"/>
      <w:r>
        <w:rPr>
          <w:rFonts w:hint="eastAsia"/>
        </w:rPr>
        <w:t>城市渲染</w:t>
      </w:r>
      <w:bookmarkEnd w:id="19"/>
    </w:p>
    <w:p w:rsidR="00E76302" w:rsidRPr="00335B81" w:rsidRDefault="00E76302" w:rsidP="00335B8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基本流程</w:t>
      </w:r>
    </w:p>
    <w:p w:rsidR="0099040E" w:rsidRDefault="00E76302" w:rsidP="00335B81">
      <w:pPr>
        <w:jc w:val="center"/>
      </w:pPr>
      <w:r>
        <w:object w:dxaOrig="6541" w:dyaOrig="8446">
          <v:shape id="_x0000_i1030" type="#_x0000_t75" style="width:327pt;height:422.25pt" o:ole="">
            <v:imagedata r:id="rId18" o:title=""/>
          </v:shape>
          <o:OLEObject Type="Embed" ProgID="Visio.Drawing.15" ShapeID="_x0000_i1030" DrawAspect="Content" ObjectID="_1556437175" r:id="rId19"/>
        </w:object>
      </w:r>
    </w:p>
    <w:p w:rsidR="00E76302" w:rsidRDefault="00E76302" w:rsidP="00335B81">
      <w:pPr>
        <w:jc w:val="center"/>
      </w:pPr>
      <w:r>
        <w:rPr>
          <w:rFonts w:hint="eastAsia"/>
        </w:rPr>
        <w:t>图六</w:t>
      </w:r>
    </w:p>
    <w:p w:rsidR="00CD5977" w:rsidRDefault="00E76302" w:rsidP="00335B8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mongodb存储json格式的位置信息</w:t>
      </w:r>
    </w:p>
    <w:p w:rsidR="00CD5977" w:rsidRDefault="00CD5977" w:rsidP="00335B81">
      <w:pPr>
        <w:pStyle w:val="a3"/>
        <w:ind w:left="360" w:firstLineChars="0" w:firstLine="0"/>
      </w:pPr>
      <w:r>
        <w:rPr>
          <w:rFonts w:hint="eastAsia"/>
        </w:rPr>
        <w:t>json格式数据传输量比较大，后期可考虑改用</w:t>
      </w:r>
      <w:r>
        <w:t>Protocol Buffer</w:t>
      </w:r>
      <w:r>
        <w:rPr>
          <w:rFonts w:hint="eastAsia"/>
        </w:rPr>
        <w:t>来传输</w:t>
      </w:r>
      <w:r w:rsidR="00865C92">
        <w:rPr>
          <w:rFonts w:hint="eastAsia"/>
        </w:rPr>
        <w:t>。</w:t>
      </w:r>
    </w:p>
    <w:p w:rsidR="00865C92" w:rsidRDefault="00865C92" w:rsidP="00335B81">
      <w:pPr>
        <w:pStyle w:val="a3"/>
        <w:ind w:left="360" w:firstLineChars="0" w:firstLine="0"/>
      </w:pPr>
      <w:r>
        <w:rPr>
          <w:rFonts w:hint="eastAsia"/>
        </w:rPr>
        <w:t>部分数据格式如下：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### bounds：（城市边缘）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[ "20223.3,0.0,-3315.18", "21089.5,0.0,-3640.76", "22077.7,0.0,-4098.04", "22931.2,0.0,-4360.06" ] //单纯就是点序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### cityConfig：（城市基础信息，瓦片的关键信息都在此）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lastRenderedPageBreak/>
        <w:t>{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 name: "zhoukou",                    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center_lng: "114.703433",        //中心点经度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center_lat: "33.631958",           //中心点维度，对应u3d坐标本城市的（0,0,0）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lng_ratio: "0.00001080335",    //经度比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lat_ratio: "0.000008993221",   //维度比，用来计算百度经纬度到u3d坐标的映射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city_id: "0394",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columnCount: 15,                    //城市地块被切成了多少列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columnWidth: 500,                  //每块多宽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rowCount: 15,                          //城市地块被切成了多少行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rowHeight: 500,                        //每行多高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validCount: 124                        //有地块的共多少块，一定小于 col * row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}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### shop：（商铺）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{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"ShopName": "环球国旅",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   "ShopCode": "107",</w:t>
      </w:r>
      <w:r w:rsidRPr="00865C92">
        <w:rPr>
          <w:rFonts w:hint="eastAsia"/>
          <w:sz w:val="21"/>
          <w:szCs w:val="21"/>
        </w:rPr>
        <w:br/>
        <w:t>    "SignCode": "ZP28002029020.jpg",</w:t>
      </w:r>
      <w:r w:rsidRPr="00865C92">
        <w:rPr>
          <w:rFonts w:hint="eastAsia"/>
          <w:sz w:val="21"/>
          <w:szCs w:val="21"/>
        </w:rPr>
        <w:br/>
        <w:t>    "SignCrc": "3201509575",</w:t>
      </w:r>
      <w:r w:rsidRPr="00865C92">
        <w:rPr>
          <w:rFonts w:hint="eastAsia"/>
          <w:sz w:val="21"/>
          <w:szCs w:val="21"/>
        </w:rPr>
        <w:br/>
        <w:t>    "PrefabType": "ShopSign",</w:t>
      </w:r>
      <w:r w:rsidRPr="00865C92">
        <w:rPr>
          <w:rFonts w:hint="eastAsia"/>
          <w:sz w:val="21"/>
          <w:szCs w:val="21"/>
        </w:rPr>
        <w:br/>
        <w:t>    "Url": "</w:t>
      </w:r>
      <w:hyperlink r:id="rId20" w:history="1">
        <w:r w:rsidRPr="00865C92">
          <w:rPr>
            <w:rStyle w:val="a6"/>
            <w:rFonts w:hint="eastAsia"/>
            <w:sz w:val="21"/>
            <w:szCs w:val="21"/>
          </w:rPr>
          <w:t>http://artistwork.pek3a.qingstor.com/filecrc/ZP28002029020.jpg_3</w:t>
        </w:r>
        <w:r w:rsidRPr="00865C92">
          <w:rPr>
            <w:rStyle w:val="a6"/>
            <w:rFonts w:hint="eastAsia"/>
            <w:sz w:val="21"/>
            <w:szCs w:val="21"/>
          </w:rPr>
          <w:lastRenderedPageBreak/>
          <w:t>201509575</w:t>
        </w:r>
      </w:hyperlink>
      <w:r w:rsidRPr="00865C92">
        <w:rPr>
          <w:rFonts w:hint="eastAsia"/>
          <w:sz w:val="21"/>
          <w:szCs w:val="21"/>
        </w:rPr>
        <w:t>",</w:t>
      </w:r>
      <w:r w:rsidRPr="00865C92">
        <w:rPr>
          <w:rFonts w:hint="eastAsia"/>
          <w:sz w:val="21"/>
          <w:szCs w:val="21"/>
        </w:rPr>
        <w:br/>
        <w:t>    "ShopID": "b976961a-05cd-4c2c-bcff-58df74fbbf83",</w:t>
      </w:r>
      <w:r w:rsidRPr="00865C92">
        <w:rPr>
          <w:rFonts w:hint="eastAsia"/>
          <w:sz w:val="21"/>
          <w:szCs w:val="21"/>
        </w:rPr>
        <w:br/>
        <w:t>    "RouteID": "028002029",</w:t>
      </w:r>
      <w:r w:rsidRPr="00865C92">
        <w:rPr>
          <w:rFonts w:hint="eastAsia"/>
          <w:sz w:val="21"/>
          <w:szCs w:val="21"/>
        </w:rPr>
        <w:br/>
        <w:t>    "SighType": "SighType_Nomal",</w:t>
      </w:r>
      <w:r w:rsidRPr="00865C92">
        <w:rPr>
          <w:rFonts w:hint="eastAsia"/>
          <w:sz w:val="21"/>
          <w:szCs w:val="21"/>
        </w:rPr>
        <w:br/>
        <w:t>    "SighText": "环球国旅",</w:t>
      </w:r>
      <w:r w:rsidRPr="00865C92">
        <w:rPr>
          <w:rFonts w:hint="eastAsia"/>
          <w:sz w:val="21"/>
          <w:szCs w:val="21"/>
        </w:rPr>
        <w:br/>
        <w:t>    "pointList": [</w:t>
      </w:r>
      <w:r w:rsidRPr="00865C92">
        <w:rPr>
          <w:rFonts w:hint="eastAsia"/>
          <w:sz w:val="21"/>
          <w:szCs w:val="21"/>
        </w:rPr>
        <w:br/>
        <w:t>        "1502.052,-0.038,-2236.097",</w:t>
      </w:r>
      <w:r w:rsidRPr="00865C92">
        <w:rPr>
          <w:rFonts w:hint="eastAsia"/>
          <w:sz w:val="21"/>
          <w:szCs w:val="21"/>
        </w:rPr>
        <w:br/>
        <w:t>        "1502.052,3.412,-2236.097",</w:t>
      </w:r>
      <w:r w:rsidRPr="00865C92">
        <w:rPr>
          <w:rFonts w:hint="eastAsia"/>
          <w:sz w:val="21"/>
          <w:szCs w:val="21"/>
        </w:rPr>
        <w:br/>
        <w:t>        "1507.900,3.314,-2238.748",</w:t>
      </w:r>
      <w:r w:rsidRPr="00865C92">
        <w:rPr>
          <w:rFonts w:hint="eastAsia"/>
          <w:sz w:val="21"/>
          <w:szCs w:val="21"/>
        </w:rPr>
        <w:br/>
        <w:t>        "1507.900,-0.136,-2238.748"</w:t>
      </w:r>
      <w:r w:rsidRPr="00865C92">
        <w:rPr>
          <w:rFonts w:hint="eastAsia"/>
          <w:sz w:val="21"/>
          <w:szCs w:val="21"/>
        </w:rPr>
        <w:br/>
        <w:t>    ]   </w:t>
      </w:r>
    </w:p>
    <w:p w:rsidR="00865C92" w:rsidRDefault="00865C92" w:rsidP="00865C92">
      <w:pPr>
        <w:ind w:leftChars="200" w:left="480"/>
      </w:pPr>
      <w:r w:rsidRPr="00865C92">
        <w:rPr>
          <w:rFonts w:hint="eastAsia"/>
          <w:sz w:val="21"/>
          <w:szCs w:val="21"/>
        </w:rPr>
        <w:t>}</w:t>
      </w:r>
    </w:p>
    <w:p w:rsidR="00CD5977" w:rsidRDefault="00CD5977">
      <w:pPr>
        <w:pStyle w:val="2"/>
      </w:pPr>
      <w:bookmarkStart w:id="20" w:name="_Toc482284098"/>
      <w:r>
        <w:rPr>
          <w:rFonts w:hint="eastAsia"/>
        </w:rPr>
        <w:t>场景服务</w:t>
      </w:r>
      <w:bookmarkEnd w:id="20"/>
    </w:p>
    <w:p w:rsidR="00CD5977" w:rsidRDefault="00CD5977" w:rsidP="00335B81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基本流程</w:t>
      </w:r>
    </w:p>
    <w:p w:rsidR="00CD5977" w:rsidRDefault="00CE3C02" w:rsidP="00335B81">
      <w:pPr>
        <w:pStyle w:val="a3"/>
        <w:ind w:left="360" w:firstLineChars="0" w:firstLine="0"/>
        <w:jc w:val="center"/>
      </w:pPr>
      <w:r>
        <w:object w:dxaOrig="7126" w:dyaOrig="7891">
          <v:shape id="_x0000_i1031" type="#_x0000_t75" style="width:357pt;height:394.5pt" o:ole="">
            <v:imagedata r:id="rId21" o:title=""/>
          </v:shape>
          <o:OLEObject Type="Embed" ProgID="Visio.Drawing.15" ShapeID="_x0000_i1031" DrawAspect="Content" ObjectID="_1556437176" r:id="rId22"/>
        </w:object>
      </w:r>
    </w:p>
    <w:p w:rsidR="005C4634" w:rsidRDefault="005C4634" w:rsidP="00335B81">
      <w:pPr>
        <w:pStyle w:val="a3"/>
        <w:ind w:left="360" w:firstLineChars="0" w:firstLine="0"/>
        <w:jc w:val="center"/>
      </w:pPr>
      <w:r>
        <w:rPr>
          <w:rFonts w:hint="eastAsia"/>
        </w:rPr>
        <w:t>图七</w:t>
      </w:r>
    </w:p>
    <w:p w:rsidR="00CE3C02" w:rsidRDefault="00B448B5" w:rsidP="00335B81">
      <w:pPr>
        <w:pStyle w:val="a3"/>
        <w:ind w:left="360" w:firstLineChars="0" w:firstLine="0"/>
      </w:pPr>
      <w:r>
        <w:rPr>
          <w:rFonts w:hint="eastAsia"/>
        </w:rPr>
        <w:t>基于需要对用户推送消息和关联用户的原因，场景服务采用TCP做传输协议。目前没有场景服务的TCP网关，用户</w:t>
      </w:r>
      <w:r w:rsidR="00CE3C02">
        <w:rPr>
          <w:rFonts w:hint="eastAsia"/>
        </w:rPr>
        <w:t>先从</w:t>
      </w:r>
      <w:r w:rsidR="002B3E11">
        <w:rPr>
          <w:rFonts w:hint="eastAsia"/>
        </w:rPr>
        <w:t>SOA网关获取场景服务地址再</w:t>
      </w:r>
      <w:r>
        <w:rPr>
          <w:rFonts w:hint="eastAsia"/>
        </w:rPr>
        <w:t>与场景服务直连。</w:t>
      </w:r>
    </w:p>
    <w:p w:rsidR="00B448B5" w:rsidRDefault="00B448B5" w:rsidP="00CE3C0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数据传输协议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1990"/>
        <w:gridCol w:w="1962"/>
        <w:gridCol w:w="3924"/>
      </w:tblGrid>
      <w:tr w:rsidR="00DA6076" w:rsidTr="00B448B5">
        <w:tc>
          <w:tcPr>
            <w:tcW w:w="1990" w:type="dxa"/>
            <w:vMerge w:val="restart"/>
          </w:tcPr>
          <w:p w:rsidR="00DA6076" w:rsidRDefault="00DA6076" w:rsidP="00335B81">
            <w:pPr>
              <w:pStyle w:val="a3"/>
              <w:ind w:firstLineChars="0" w:firstLine="0"/>
            </w:pPr>
            <w:r>
              <w:rPr>
                <w:rFonts w:hint="eastAsia"/>
              </w:rPr>
              <w:t>LEN</w:t>
            </w:r>
            <w:r>
              <w:t xml:space="preserve"> </w:t>
            </w:r>
            <w:r>
              <w:rPr>
                <w:rFonts w:hint="eastAsia"/>
              </w:rPr>
              <w:t>4字节</w:t>
            </w:r>
          </w:p>
        </w:tc>
        <w:tc>
          <w:tcPr>
            <w:tcW w:w="5886" w:type="dxa"/>
            <w:gridSpan w:val="2"/>
          </w:tcPr>
          <w:p w:rsidR="00DA6076" w:rsidRDefault="00DA6076" w:rsidP="00B448B5">
            <w:pPr>
              <w:pStyle w:val="a3"/>
              <w:ind w:firstLineChars="0" w:firstLine="0"/>
            </w:pPr>
            <w:r>
              <w:rPr>
                <w:rFonts w:hint="eastAsia"/>
              </w:rPr>
              <w:t>Protobuf</w:t>
            </w:r>
          </w:p>
        </w:tc>
      </w:tr>
      <w:tr w:rsidR="00DA6076" w:rsidTr="00812C83">
        <w:tc>
          <w:tcPr>
            <w:tcW w:w="1990" w:type="dxa"/>
            <w:vMerge/>
          </w:tcPr>
          <w:p w:rsidR="00DA6076" w:rsidRDefault="00DA6076" w:rsidP="00B448B5">
            <w:pPr>
              <w:pStyle w:val="a3"/>
              <w:ind w:firstLineChars="0" w:firstLine="0"/>
            </w:pPr>
          </w:p>
        </w:tc>
        <w:tc>
          <w:tcPr>
            <w:tcW w:w="1962" w:type="dxa"/>
          </w:tcPr>
          <w:p w:rsidR="00DA6076" w:rsidRDefault="00DA6076" w:rsidP="00B448B5">
            <w:pPr>
              <w:pStyle w:val="a3"/>
              <w:ind w:firstLineChars="0" w:firstLine="0"/>
            </w:pPr>
            <w:r>
              <w:t>CMD 4</w:t>
            </w:r>
            <w:r>
              <w:rPr>
                <w:rFonts w:hint="eastAsia"/>
              </w:rPr>
              <w:t>字节</w:t>
            </w:r>
          </w:p>
        </w:tc>
        <w:tc>
          <w:tcPr>
            <w:tcW w:w="3924" w:type="dxa"/>
          </w:tcPr>
          <w:p w:rsidR="00DA6076" w:rsidRDefault="00DA6076" w:rsidP="00B448B5">
            <w:pPr>
              <w:pStyle w:val="a3"/>
              <w:ind w:firstLineChars="0" w:firstLine="0"/>
            </w:pPr>
            <w:r>
              <w:rPr>
                <w:rFonts w:hint="eastAsia"/>
              </w:rPr>
              <w:t>Protobuf</w:t>
            </w:r>
          </w:p>
        </w:tc>
      </w:tr>
    </w:tbl>
    <w:p w:rsidR="005A490C" w:rsidRDefault="005A490C" w:rsidP="005A490C">
      <w:pPr>
        <w:pStyle w:val="2"/>
      </w:pPr>
      <w:bookmarkStart w:id="21" w:name="_Toc482284099"/>
      <w:r>
        <w:rPr>
          <w:rFonts w:hint="eastAsia"/>
        </w:rPr>
        <w:lastRenderedPageBreak/>
        <w:t>电商支付时序图</w:t>
      </w:r>
      <w:bookmarkEnd w:id="21"/>
    </w:p>
    <w:p w:rsidR="005A490C" w:rsidRDefault="005A490C" w:rsidP="005A490C">
      <w:r>
        <w:rPr>
          <w:rFonts w:hint="eastAsia"/>
        </w:rPr>
        <w:t>以支付为例的一个时序图：</w:t>
      </w:r>
    </w:p>
    <w:p w:rsidR="005A490C" w:rsidRDefault="005A490C" w:rsidP="005A490C">
      <w:r>
        <w:object w:dxaOrig="10695" w:dyaOrig="6931">
          <v:shape id="_x0000_i1032" type="#_x0000_t75" style="width:414.75pt;height:269.25pt" o:ole="">
            <v:imagedata r:id="rId23" o:title=""/>
          </v:shape>
          <o:OLEObject Type="Embed" ProgID="Visio.Drawing.15" ShapeID="_x0000_i1032" DrawAspect="Content" ObjectID="_1556437177" r:id="rId24"/>
        </w:object>
      </w:r>
    </w:p>
    <w:p w:rsidR="005A490C" w:rsidRDefault="00952D44" w:rsidP="005A490C">
      <w:pPr>
        <w:jc w:val="center"/>
      </w:pPr>
      <w:r>
        <w:rPr>
          <w:rFonts w:hint="eastAsia"/>
        </w:rPr>
        <w:t>图</w:t>
      </w:r>
      <w:r w:rsidR="00696D45">
        <w:rPr>
          <w:rFonts w:hint="eastAsia"/>
        </w:rPr>
        <w:t>九</w:t>
      </w:r>
    </w:p>
    <w:p w:rsidR="005A490C" w:rsidRDefault="005A490C" w:rsidP="005A490C">
      <w:r>
        <w:rPr>
          <w:rFonts w:hint="eastAsia"/>
        </w:rPr>
        <w:t>库存需要根据需求分两种处理：</w:t>
      </w:r>
    </w:p>
    <w:p w:rsidR="005A490C" w:rsidRDefault="005A490C" w:rsidP="00335B8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强一致性，就采用全局锁或者乐观锁的方式实现。</w:t>
      </w:r>
    </w:p>
    <w:p w:rsidR="005A490C" w:rsidRPr="00335B81" w:rsidRDefault="005A490C" w:rsidP="00335B8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弱一致性，采用MQ，推送消息进行库存增减等，提高效率。</w:t>
      </w:r>
    </w:p>
    <w:p w:rsidR="00124A66" w:rsidRDefault="00124A66" w:rsidP="00124A66">
      <w:pPr>
        <w:pStyle w:val="2"/>
      </w:pPr>
      <w:bookmarkStart w:id="22" w:name="_Toc482284100"/>
      <w:r>
        <w:t>服务注册和发现</w:t>
      </w:r>
      <w:bookmarkEnd w:id="22"/>
    </w:p>
    <w:p w:rsidR="00BE1FE9" w:rsidRDefault="00C40C0A" w:rsidP="00124A66">
      <w:r>
        <w:rPr>
          <w:rFonts w:hint="eastAsia"/>
        </w:rPr>
        <w:t>服务请求方需要知道</w:t>
      </w:r>
      <w:r w:rsidR="00BE1FE9">
        <w:t>服务实例的网络地址（IP 和端口）</w:t>
      </w:r>
      <w:r>
        <w:rPr>
          <w:rFonts w:hint="eastAsia"/>
        </w:rPr>
        <w:t>，在微服务体系中，由于</w:t>
      </w:r>
      <w:r>
        <w:t>服务实例会被动态地分配网络地址</w:t>
      </w:r>
      <w:r>
        <w:rPr>
          <w:rFonts w:hint="eastAsia"/>
        </w:rPr>
        <w:t>，而且</w:t>
      </w:r>
      <w:r>
        <w:t>自动伸缩、故障和升级，服务实例会动态地改变</w:t>
      </w:r>
      <w:r>
        <w:rPr>
          <w:rFonts w:hint="eastAsia"/>
        </w:rPr>
        <w:t>，网络地址是相对动态的，需要引入服务发现机制解决这个问题。</w:t>
      </w:r>
    </w:p>
    <w:p w:rsidR="00A24B7B" w:rsidRDefault="00124A66" w:rsidP="00335B81">
      <w:pPr>
        <w:pStyle w:val="5"/>
      </w:pPr>
      <w:r>
        <w:rPr>
          <w:rFonts w:hint="eastAsia"/>
        </w:rPr>
        <w:lastRenderedPageBreak/>
        <w:t>当前系统采用</w:t>
      </w:r>
      <w:r>
        <w:t>Z</w:t>
      </w:r>
      <w:r>
        <w:rPr>
          <w:rFonts w:hint="eastAsia"/>
        </w:rPr>
        <w:t>ookeeper做服务发现，</w:t>
      </w:r>
      <w:r w:rsidRPr="00124A66">
        <w:t>ZooKeeper是按照CP原则构建的，它能保证每个节点的数据保持一致</w:t>
      </w:r>
      <w:r w:rsidR="00A24B7B">
        <w:rPr>
          <w:rFonts w:hint="eastAsia"/>
        </w:rPr>
        <w:t>。</w:t>
      </w:r>
    </w:p>
    <w:p w:rsidR="0020364F" w:rsidRDefault="0020364F" w:rsidP="0020364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后台</w:t>
      </w:r>
      <w:r w:rsidR="001E3DF1">
        <w:rPr>
          <w:rFonts w:hint="eastAsia"/>
        </w:rPr>
        <w:t>有</w:t>
      </w:r>
      <w:r w:rsidRPr="0020364F">
        <w:t>golang</w:t>
      </w:r>
      <w:r>
        <w:rPr>
          <w:rFonts w:hint="eastAsia"/>
        </w:rPr>
        <w:t>、</w:t>
      </w:r>
      <w:r>
        <w:t>Erlang</w:t>
      </w:r>
      <w:r>
        <w:rPr>
          <w:rFonts w:hint="eastAsia"/>
        </w:rPr>
        <w:t>等</w:t>
      </w:r>
      <w:r w:rsidR="001E3DF1">
        <w:rPr>
          <w:rFonts w:hint="eastAsia"/>
        </w:rPr>
        <w:t>编写的服务，采用自定义的格式向zookeeper进行了注册，</w:t>
      </w:r>
      <w:r w:rsidR="009721F2">
        <w:rPr>
          <w:rFonts w:hint="eastAsia"/>
        </w:rPr>
        <w:t>城市渲染服务</w:t>
      </w:r>
      <w:r w:rsidR="001E3DF1">
        <w:rPr>
          <w:rFonts w:hint="eastAsia"/>
        </w:rPr>
        <w:t>采用zookeeper做服务发现。</w:t>
      </w:r>
      <w:r w:rsidR="00C40C0A">
        <w:rPr>
          <w:rFonts w:hint="eastAsia"/>
        </w:rPr>
        <w:t>注册节点的格式如下：</w:t>
      </w:r>
    </w:p>
    <w:p w:rsidR="00C40C0A" w:rsidRDefault="00C40C0A" w:rsidP="00335B81">
      <w:pPr>
        <w:pStyle w:val="a3"/>
        <w:ind w:left="420" w:firstLineChars="0" w:firstLine="0"/>
      </w:pPr>
      <w:r>
        <w:rPr>
          <w:rFonts w:hint="eastAsia"/>
        </w:rPr>
        <w:t>serviceName：{url：“http://192.168.0.1:8080</w:t>
      </w:r>
      <w:r>
        <w:t>/ucenter</w:t>
      </w:r>
      <w:r>
        <w:rPr>
          <w:rFonts w:hint="eastAsia"/>
        </w:rPr>
        <w:t>”}</w:t>
      </w:r>
    </w:p>
    <w:p w:rsidR="001A0C48" w:rsidRDefault="0006638B" w:rsidP="0020364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青云Zookeeper性能</w:t>
      </w:r>
      <w:r w:rsidR="00F85119">
        <w:rPr>
          <w:rFonts w:hint="eastAsia"/>
        </w:rPr>
        <w:t>：</w:t>
      </w:r>
    </w:p>
    <w:p w:rsidR="00682C95" w:rsidRDefault="00682C95" w:rsidP="00335B81">
      <w:pPr>
        <w:pStyle w:val="a3"/>
        <w:ind w:left="420" w:firstLineChars="0" w:firstLine="0"/>
      </w:pPr>
      <w:r>
        <w:t>异步并发操作100个 zNode 节点， 节点大小分别为100 B、 1 KB、 10 kB、 100 KB、 500 KB, 测试操作同测试一。测试结果如下，latency 单位为微秒</w:t>
      </w:r>
      <w:r>
        <w:rPr>
          <w:rFonts w:hint="eastAsia"/>
        </w:rPr>
        <w:t>。</w:t>
      </w:r>
    </w:p>
    <w:p w:rsidR="00682C95" w:rsidRDefault="00682C95" w:rsidP="00335B81">
      <w:pPr>
        <w:pStyle w:val="a3"/>
        <w:ind w:left="420" w:firstLineChars="0" w:firstLine="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6BA22F07" wp14:editId="47F30692">
            <wp:extent cx="4819650" cy="1400175"/>
            <wp:effectExtent l="0" t="0" r="0" b="9525"/>
            <wp:docPr id="10" name="图片 10" descr="https://docs.qingcloud.com/_images/zk_benchmark_tab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docs.qingcloud.com/_images/zk_benchmark_table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C95" w:rsidRDefault="00682C95" w:rsidP="00335B81">
      <w:pPr>
        <w:pStyle w:val="a3"/>
        <w:ind w:left="420" w:firstLineChars="0" w:firstLine="0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4FDF96" wp14:editId="00416173">
            <wp:extent cx="5162550" cy="3133725"/>
            <wp:effectExtent l="0" t="0" r="0" b="9525"/>
            <wp:docPr id="11" name="图片 11" descr="https://docs.qingcloud.com/_images/zk_benchmark_ch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docs.qingcloud.com/_images/zk_benchmark_chart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119" w:rsidRDefault="000008D3" w:rsidP="00335B81">
      <w:pPr>
        <w:pStyle w:val="a3"/>
        <w:ind w:left="420" w:firstLineChars="0" w:firstLine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青云</w:t>
      </w:r>
      <w:r w:rsidR="00F85119">
        <w:rPr>
          <w:shd w:val="clear" w:color="auto" w:fill="FFFFFF"/>
        </w:rPr>
        <w:t>ZooKeeper 在此次测试中，</w:t>
      </w:r>
      <w:r>
        <w:rPr>
          <w:rFonts w:hint="eastAsia"/>
          <w:shd w:val="clear" w:color="auto" w:fill="FFFFFF"/>
        </w:rPr>
        <w:t>性能优秀，</w:t>
      </w:r>
      <w:r w:rsidR="000208D1">
        <w:rPr>
          <w:rFonts w:hint="eastAsia"/>
          <w:shd w:val="clear" w:color="auto" w:fill="FFFFFF"/>
        </w:rPr>
        <w:t>并发</w:t>
      </w:r>
      <w:r w:rsidR="00682C95">
        <w:rPr>
          <w:rFonts w:hint="eastAsia"/>
          <w:shd w:val="clear" w:color="auto" w:fill="FFFFFF"/>
        </w:rPr>
        <w:t>查询100个节点，10K数据不到0.5秒</w:t>
      </w:r>
      <w:r>
        <w:rPr>
          <w:rFonts w:hint="eastAsia"/>
          <w:shd w:val="clear" w:color="auto" w:fill="FFFFFF"/>
        </w:rPr>
        <w:t>。</w:t>
      </w:r>
    </w:p>
    <w:p w:rsidR="009721F2" w:rsidRDefault="009721F2" w:rsidP="00335B81">
      <w:pPr>
        <w:pStyle w:val="5"/>
      </w:pPr>
      <w:r>
        <w:t>Netflix Eureka</w:t>
      </w:r>
      <w:r>
        <w:rPr>
          <w:rFonts w:hint="eastAsia"/>
        </w:rPr>
        <w:t>按照AP原则构建，java电商部分采用</w:t>
      </w:r>
      <w:r>
        <w:t>Eureka</w:t>
      </w:r>
      <w:r>
        <w:rPr>
          <w:rFonts w:hint="eastAsia"/>
        </w:rPr>
        <w:t>做服务发现。</w:t>
      </w:r>
    </w:p>
    <w:p w:rsidR="009721F2" w:rsidRDefault="009721F2" w:rsidP="00335B81">
      <w:pPr>
        <w:pStyle w:val="a3"/>
        <w:numPr>
          <w:ilvl w:val="0"/>
          <w:numId w:val="22"/>
        </w:numPr>
        <w:ind w:firstLineChars="0"/>
      </w:pPr>
      <w:r>
        <w:t>Eureka通过运行多个实例，并进行互相注册的方式</w:t>
      </w:r>
      <w:r>
        <w:rPr>
          <w:rFonts w:hint="eastAsia"/>
        </w:rPr>
        <w:t>可以比较方便的</w:t>
      </w:r>
      <w:r>
        <w:t>实现高可用的部署</w:t>
      </w:r>
      <w:r>
        <w:rPr>
          <w:rFonts w:hint="eastAsia"/>
        </w:rPr>
        <w:t>。如图：</w:t>
      </w:r>
    </w:p>
    <w:p w:rsidR="009721F2" w:rsidRDefault="009721F2" w:rsidP="009721F2">
      <w:pPr>
        <w:jc w:val="center"/>
      </w:pPr>
      <w:r>
        <w:object w:dxaOrig="7996" w:dyaOrig="2866">
          <v:shape id="_x0000_i1033" type="#_x0000_t75" style="width:400.5pt;height:143.25pt" o:ole="">
            <v:imagedata r:id="rId27" o:title=""/>
          </v:shape>
          <o:OLEObject Type="Embed" ProgID="Visio.Drawing.15" ShapeID="_x0000_i1033" DrawAspect="Content" ObjectID="_1556437178" r:id="rId28"/>
        </w:object>
      </w:r>
    </w:p>
    <w:p w:rsidR="009721F2" w:rsidRDefault="00696D45" w:rsidP="009721F2">
      <w:pPr>
        <w:jc w:val="center"/>
      </w:pPr>
      <w:r>
        <w:rPr>
          <w:rFonts w:hint="eastAsia"/>
        </w:rPr>
        <w:t>图十</w:t>
      </w:r>
    </w:p>
    <w:p w:rsidR="009721F2" w:rsidRDefault="009721F2" w:rsidP="00335B81">
      <w:pPr>
        <w:ind w:leftChars="100" w:left="240"/>
      </w:pPr>
      <w:r>
        <w:t>看到3个注册中心组成了集群，service服务通过Eureka1同步给了与之互相</w:t>
      </w:r>
      <w:r>
        <w:lastRenderedPageBreak/>
        <w:t>注册的Eureka2和Eureka3</w:t>
      </w:r>
      <w:r>
        <w:rPr>
          <w:rFonts w:hint="eastAsia"/>
        </w:rPr>
        <w:t>。</w:t>
      </w:r>
    </w:p>
    <w:p w:rsidR="009721F2" w:rsidRPr="00335B81" w:rsidRDefault="009721F2" w:rsidP="00335B81">
      <w:pPr>
        <w:pStyle w:val="a3"/>
        <w:numPr>
          <w:ilvl w:val="0"/>
          <w:numId w:val="22"/>
        </w:numPr>
        <w:ind w:firstLineChars="0"/>
      </w:pPr>
      <w:r>
        <w:t>Eureka</w:t>
      </w:r>
      <w:r>
        <w:rPr>
          <w:rFonts w:hint="eastAsia"/>
        </w:rPr>
        <w:t>提供了server端和client。</w:t>
      </w:r>
      <w:r>
        <w:t>client</w:t>
      </w:r>
      <w:r>
        <w:rPr>
          <w:rFonts w:hint="eastAsia"/>
        </w:rPr>
        <w:t>是服务提供者，server端提供服务注册和发现，并提供了查看界面。</w:t>
      </w:r>
    </w:p>
    <w:p w:rsidR="00D71670" w:rsidRDefault="000008D3" w:rsidP="00335B81">
      <w:pPr>
        <w:pStyle w:val="a3"/>
        <w:numPr>
          <w:ilvl w:val="0"/>
          <w:numId w:val="23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API网关</w:t>
      </w:r>
      <w:r w:rsidR="00D71670">
        <w:rPr>
          <w:rFonts w:hint="eastAsia"/>
          <w:shd w:val="clear" w:color="auto" w:fill="FFFFFF"/>
        </w:rPr>
        <w:t>发现和调用服务，原则上网关之间不调用。</w:t>
      </w:r>
    </w:p>
    <w:p w:rsidR="000008D3" w:rsidRDefault="00D71670" w:rsidP="00335B81">
      <w:pPr>
        <w:pStyle w:val="a3"/>
        <w:numPr>
          <w:ilvl w:val="0"/>
          <w:numId w:val="23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微服务向Zookeeper注册并发现服务，原则上微服务之间不相互调用，由于业务原因需要这样做，需抽象出下一级服务来提供调用或者在微服务网关来聚集，同级不调用。如下图：</w:t>
      </w:r>
    </w:p>
    <w:p w:rsidR="00D71670" w:rsidRDefault="00C1702F" w:rsidP="00335B81">
      <w:pPr>
        <w:jc w:val="center"/>
      </w:pPr>
      <w:r>
        <w:object w:dxaOrig="10710" w:dyaOrig="9540">
          <v:shape id="_x0000_i1034" type="#_x0000_t75" style="width:414.75pt;height:369.75pt" o:ole="">
            <v:imagedata r:id="rId29" o:title=""/>
          </v:shape>
          <o:OLEObject Type="Embed" ProgID="Visio.Drawing.15" ShapeID="_x0000_i1034" DrawAspect="Content" ObjectID="_1556437179" r:id="rId30"/>
        </w:object>
      </w:r>
    </w:p>
    <w:p w:rsidR="009721F2" w:rsidRPr="00335B81" w:rsidRDefault="006E055E" w:rsidP="00335B81">
      <w:pPr>
        <w:jc w:val="center"/>
      </w:pPr>
      <w:r>
        <w:rPr>
          <w:rFonts w:hint="eastAsia"/>
        </w:rPr>
        <w:t>图</w:t>
      </w:r>
      <w:r w:rsidR="00696D45">
        <w:rPr>
          <w:rFonts w:hint="eastAsia"/>
        </w:rPr>
        <w:t>十一</w:t>
      </w:r>
    </w:p>
    <w:p w:rsidR="0076272C" w:rsidRDefault="0076272C" w:rsidP="0076272C">
      <w:pPr>
        <w:pStyle w:val="2"/>
      </w:pPr>
      <w:bookmarkStart w:id="23" w:name="_Toc482284101"/>
      <w:r>
        <w:rPr>
          <w:rFonts w:hint="eastAsia"/>
        </w:rPr>
        <w:lastRenderedPageBreak/>
        <w:t>熔断器</w:t>
      </w:r>
      <w:bookmarkEnd w:id="23"/>
    </w:p>
    <w:p w:rsidR="002953FE" w:rsidRDefault="002953FE" w:rsidP="0076272C">
      <w:r>
        <w:t>复杂分布式架构通常都具有很多依赖。如果一个应用不能对来自依赖的故障进行隔离，那该应用本身就处在被拖垮的风险中</w:t>
      </w:r>
      <w:r>
        <w:rPr>
          <w:rFonts w:hint="eastAsia"/>
        </w:rPr>
        <w:t>。</w:t>
      </w:r>
    </w:p>
    <w:p w:rsidR="00786E0F" w:rsidRDefault="0076272C" w:rsidP="0076272C">
      <w:r w:rsidRPr="0076272C">
        <w:t>Hystrix</w:t>
      </w:r>
      <w:r w:rsidR="002953FE">
        <w:rPr>
          <w:rFonts w:hint="eastAsia"/>
        </w:rPr>
        <w:t>是</w:t>
      </w:r>
      <w:r w:rsidR="00362829" w:rsidRPr="00362829">
        <w:rPr>
          <w:rFonts w:hint="eastAsia"/>
        </w:rPr>
        <w:t>基于</w:t>
      </w:r>
      <w:r w:rsidR="00362829" w:rsidRPr="00362829">
        <w:t>Spring Cloud和Netflix打造</w:t>
      </w:r>
      <w:r w:rsidR="002953FE">
        <w:rPr>
          <w:rFonts w:hint="eastAsia"/>
        </w:rPr>
        <w:t>熔断器</w:t>
      </w:r>
      <w:r w:rsidR="00304235">
        <w:rPr>
          <w:rFonts w:hint="eastAsia"/>
        </w:rPr>
        <w:t>。引入</w:t>
      </w:r>
      <w:r w:rsidR="00304235" w:rsidRPr="0076272C">
        <w:t>Hystrix</w:t>
      </w:r>
      <w:r w:rsidR="00304235">
        <w:rPr>
          <w:rFonts w:hint="eastAsia"/>
        </w:rPr>
        <w:t>可以避免服务出现瘫痪的问题。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Hystrix核心由RxJava驱动，是一个基于观察者模式的事件回调库；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 xml:space="preserve">Hyxtrix的核心处理逻辑是将调用包装成Command，将对依赖的调用转换成Command API调用； 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Hystrix熔断器本质是一组状态机，是fast-fail设计思想的体现;</w:t>
      </w:r>
    </w:p>
    <w:p w:rsidR="002953FE" w:rsidRDefault="002953FE" w:rsidP="00335B81">
      <w:pPr>
        <w:pStyle w:val="a3"/>
        <w:ind w:left="420" w:firstLineChars="0" w:firstLine="0"/>
      </w:pPr>
      <w:r>
        <w:t>Hystrix</w:t>
      </w:r>
      <w:r>
        <w:rPr>
          <w:rFonts w:hint="eastAsia"/>
        </w:rPr>
        <w:t>基于Java语言开发，电商平台可以方便的引入。go语言的Hystrix在github上有个实现</w:t>
      </w:r>
      <w:r w:rsidRPr="002953FE">
        <w:t>goHystrix</w:t>
      </w:r>
      <w:r>
        <w:rPr>
          <w:rFonts w:hint="eastAsia"/>
        </w:rPr>
        <w:t>，</w:t>
      </w:r>
      <w:r w:rsidR="009729D7">
        <w:rPr>
          <w:rFonts w:hint="eastAsia"/>
        </w:rPr>
        <w:t>需要进一步研究</w:t>
      </w:r>
      <w:r>
        <w:rPr>
          <w:rFonts w:hint="eastAsia"/>
        </w:rPr>
        <w:t>。</w:t>
      </w:r>
    </w:p>
    <w:p w:rsidR="00362829" w:rsidRDefault="00A85392" w:rsidP="00A85392">
      <w:pPr>
        <w:pStyle w:val="2"/>
      </w:pPr>
      <w:bookmarkStart w:id="24" w:name="_Toc482284102"/>
      <w:r>
        <w:rPr>
          <w:rFonts w:hint="eastAsia"/>
        </w:rPr>
        <w:t>日志收集</w:t>
      </w:r>
      <w:r w:rsidR="00C421C0">
        <w:rPr>
          <w:rFonts w:hint="eastAsia"/>
        </w:rPr>
        <w:t>ELK</w:t>
      </w:r>
      <w:bookmarkEnd w:id="24"/>
    </w:p>
    <w:p w:rsidR="00BE1EB3" w:rsidRDefault="002953FE" w:rsidP="00335B81">
      <w:pPr>
        <w:ind w:firstLineChars="200" w:firstLine="480"/>
      </w:pPr>
      <w:r w:rsidRPr="00335B81">
        <w:rPr>
          <w:rFonts w:hint="eastAsia"/>
        </w:rPr>
        <w:t>后台服务有</w:t>
      </w:r>
      <w:r w:rsidRPr="00335B81">
        <w:t>php</w:t>
      </w:r>
      <w:r w:rsidRPr="00335B81">
        <w:rPr>
          <w:rFonts w:hint="eastAsia"/>
        </w:rPr>
        <w:t>、</w:t>
      </w:r>
      <w:r w:rsidRPr="00335B81">
        <w:t>java</w:t>
      </w:r>
      <w:r w:rsidRPr="00335B81">
        <w:rPr>
          <w:rFonts w:hint="eastAsia"/>
        </w:rPr>
        <w:t>、</w:t>
      </w:r>
      <w:r w:rsidRPr="00335B81">
        <w:t>erlang</w:t>
      </w:r>
      <w:r w:rsidRPr="00335B81">
        <w:rPr>
          <w:rFonts w:hint="eastAsia"/>
        </w:rPr>
        <w:t>、</w:t>
      </w:r>
      <w:r w:rsidRPr="00335B81">
        <w:t>golang等多种语言写的，服务是分布部</w:t>
      </w:r>
      <w:r w:rsidRPr="00335B81">
        <w:rPr>
          <w:rFonts w:hint="eastAsia"/>
        </w:rPr>
        <w:t>署，互相有一些调用。假如有一个业务，需要把这些服务走完才完成，而这个业务出了问题，需要知道是哪个服务出了问题。现有后台服务的日志是分散的，运维挨个在服务器上找日志来排查问题，不方便、不及时，也不可靠</w:t>
      </w:r>
      <w:r w:rsidR="00BE1EB3">
        <w:rPr>
          <w:rFonts w:hint="eastAsia"/>
        </w:rPr>
        <w:t>。日志收集就是要把分散的日志收集在一起，对服务间的调用进行跟踪，方便排除问题以及</w:t>
      </w:r>
      <w:r w:rsidR="00BD27FC">
        <w:rPr>
          <w:rFonts w:hint="eastAsia"/>
        </w:rPr>
        <w:t>发现</w:t>
      </w:r>
      <w:r w:rsidR="00BE1EB3">
        <w:rPr>
          <w:rFonts w:hint="eastAsia"/>
        </w:rPr>
        <w:t>性能</w:t>
      </w:r>
      <w:r w:rsidR="00BD27FC">
        <w:rPr>
          <w:rFonts w:hint="eastAsia"/>
        </w:rPr>
        <w:t>瓶颈。</w:t>
      </w:r>
    </w:p>
    <w:p w:rsidR="00BD27FC" w:rsidRDefault="00282136" w:rsidP="00335B81">
      <w:pPr>
        <w:ind w:firstLine="480"/>
      </w:pPr>
      <w:r>
        <w:rPr>
          <w:rFonts w:hint="eastAsia"/>
        </w:rPr>
        <w:t>日志收集需要对日志进行跟踪，</w:t>
      </w:r>
      <w:r w:rsidR="00BD27FC">
        <w:rPr>
          <w:rFonts w:hint="eastAsia"/>
        </w:rPr>
        <w:t>日志</w:t>
      </w:r>
      <w:r>
        <w:rPr>
          <w:rFonts w:hint="eastAsia"/>
        </w:rPr>
        <w:t>跟踪</w:t>
      </w:r>
      <w:r w:rsidR="00BD27FC">
        <w:rPr>
          <w:rFonts w:hint="eastAsia"/>
        </w:rPr>
        <w:t>根据</w:t>
      </w:r>
      <w:r w:rsidR="00BD27FC">
        <w:t>Zipkin的Span模型</w:t>
      </w:r>
      <w:r w:rsidR="00A77CDB">
        <w:rPr>
          <w:rFonts w:hint="eastAsia"/>
        </w:rPr>
        <w:t>原理，API网关在用户发起请求时，生成</w:t>
      </w:r>
      <w:r w:rsidR="00A77CDB">
        <w:t>traceId</w:t>
      </w:r>
      <w:r w:rsidR="00A77CDB">
        <w:rPr>
          <w:rFonts w:hint="eastAsia"/>
        </w:rPr>
        <w:t>，</w:t>
      </w:r>
      <w:r w:rsidR="00A77CDB">
        <w:t>spanId</w:t>
      </w:r>
      <w:r w:rsidR="00A77CDB">
        <w:rPr>
          <w:rFonts w:hint="eastAsia"/>
        </w:rPr>
        <w:t>然后向下</w:t>
      </w:r>
      <w:r w:rsidR="00072F51">
        <w:rPr>
          <w:rFonts w:hint="eastAsia"/>
        </w:rPr>
        <w:t>传递。</w:t>
      </w:r>
    </w:p>
    <w:p w:rsidR="00072F51" w:rsidRDefault="00072F51" w:rsidP="00335B81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7443817" wp14:editId="3F28B6DA">
            <wp:extent cx="5274310" cy="3378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日志收集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51" w:rsidRDefault="00696D45" w:rsidP="00335B81">
      <w:pPr>
        <w:jc w:val="center"/>
      </w:pPr>
      <w:r>
        <w:rPr>
          <w:rFonts w:hint="eastAsia"/>
        </w:rPr>
        <w:t>图十二</w:t>
      </w:r>
    </w:p>
    <w:p w:rsidR="005260E0" w:rsidRDefault="00696D45">
      <w:r>
        <w:rPr>
          <w:rFonts w:hint="eastAsia"/>
        </w:rPr>
        <w:t>上图</w:t>
      </w:r>
      <w:r w:rsidR="00072F51">
        <w:rPr>
          <w:rFonts w:hint="eastAsia"/>
        </w:rPr>
        <w:t>是服务间调用的示意图，gateway是第一级，service1是第二级，service2和service3是第三级。日志</w:t>
      </w:r>
      <w:r w:rsidR="00072F51">
        <w:t>搜集</w:t>
      </w:r>
      <w:r w:rsidR="00072F51">
        <w:rPr>
          <w:rFonts w:hint="eastAsia"/>
        </w:rPr>
        <w:t>会把</w:t>
      </w:r>
      <w:r w:rsidR="00072F51">
        <w:t>有同一个traceId和</w:t>
      </w:r>
      <w:r w:rsidR="005260E0">
        <w:rPr>
          <w:rFonts w:hint="eastAsia"/>
        </w:rPr>
        <w:t xml:space="preserve"> 相关</w:t>
      </w:r>
      <w:r w:rsidR="00072F51">
        <w:t>spanId的</w:t>
      </w:r>
      <w:r w:rsidR="00683BEE">
        <w:rPr>
          <w:rFonts w:hint="eastAsia"/>
        </w:rPr>
        <w:t>日志</w:t>
      </w:r>
      <w:r w:rsidR="00072F51">
        <w:t>组装成最终完整的</w:t>
      </w:r>
      <w:r w:rsidR="00683BEE">
        <w:rPr>
          <w:rFonts w:hint="eastAsia"/>
        </w:rPr>
        <w:t>基本工作单元。</w:t>
      </w:r>
      <w:r w:rsidR="005260E0">
        <w:rPr>
          <w:rFonts w:hint="eastAsia"/>
        </w:rPr>
        <w:t>图五是内部span的细节图：</w:t>
      </w:r>
    </w:p>
    <w:p w:rsidR="005260E0" w:rsidRDefault="005260E0" w:rsidP="00335B81">
      <w:pPr>
        <w:jc w:val="center"/>
      </w:pPr>
      <w:r>
        <w:rPr>
          <w:rFonts w:hint="eastAsia"/>
          <w:noProof/>
        </w:rPr>
        <w:drawing>
          <wp:inline distT="0" distB="0" distL="0" distR="0" wp14:anchorId="17FBB206" wp14:editId="2DE94814">
            <wp:extent cx="5274310" cy="23361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日志收集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E0" w:rsidRDefault="00696D45" w:rsidP="00335B81">
      <w:pPr>
        <w:jc w:val="center"/>
      </w:pPr>
      <w:r>
        <w:rPr>
          <w:rFonts w:hint="eastAsia"/>
        </w:rPr>
        <w:t>图十三</w:t>
      </w:r>
    </w:p>
    <w:p w:rsidR="008A2595" w:rsidRDefault="004700F6">
      <w:r>
        <w:t>traceId</w:t>
      </w:r>
      <w:r w:rsidR="009F7E75">
        <w:t>要</w:t>
      </w:r>
      <w:r w:rsidR="008A2595">
        <w:t>唯一标示每一次调用</w:t>
      </w:r>
      <w:r w:rsidR="008A2595">
        <w:rPr>
          <w:rFonts w:hint="eastAsia"/>
        </w:rPr>
        <w:t>，</w:t>
      </w:r>
      <w:r w:rsidR="009F7E75">
        <w:rPr>
          <w:rFonts w:hint="eastAsia"/>
        </w:rPr>
        <w:t>它</w:t>
      </w:r>
      <w:r>
        <w:t>需要保证全局唯一</w:t>
      </w:r>
      <w:r w:rsidR="008A2595">
        <w:rPr>
          <w:rFonts w:hint="eastAsia"/>
        </w:rPr>
        <w:t>。</w:t>
      </w:r>
      <w:r w:rsidR="008A2595" w:rsidRPr="00335B81">
        <w:t>将int64的除第一位外的其他63位分成三段，前面41位为时间戳、后面</w:t>
      </w:r>
      <w:del w:id="25" w:author="zg" w:date="2017-05-16T10:48:00Z">
        <w:r w:rsidR="008A2595" w:rsidRPr="00335B81" w:rsidDel="00492168">
          <w:rPr>
            <w:rFonts w:hint="eastAsia"/>
          </w:rPr>
          <w:delText>10</w:delText>
        </w:r>
      </w:del>
      <w:ins w:id="26" w:author="zg" w:date="2017-05-16T10:48:00Z">
        <w:r w:rsidR="00492168">
          <w:rPr>
            <w:rFonts w:hint="eastAsia"/>
          </w:rPr>
          <w:t>16</w:t>
        </w:r>
      </w:ins>
      <w:r w:rsidR="008A2595" w:rsidRPr="00335B81">
        <w:t>位为工作机器(进程)ID，</w:t>
      </w:r>
      <w:r w:rsidR="008A2595" w:rsidRPr="00335B81">
        <w:lastRenderedPageBreak/>
        <w:t xml:space="preserve">也称为WorkerID </w:t>
      </w:r>
      <w:ins w:id="27" w:author="zg" w:date="2017-05-16T10:49:00Z">
        <w:r w:rsidR="007C3694">
          <w:rPr>
            <w:rFonts w:hint="eastAsia"/>
          </w:rPr>
          <w:t>，</w:t>
        </w:r>
        <w:r w:rsidR="007C3694">
          <w:t>最多支持65535台机器(进程)</w:t>
        </w:r>
      </w:ins>
      <w:r w:rsidR="008A2595" w:rsidRPr="00335B81">
        <w:t>，最后</w:t>
      </w:r>
      <w:del w:id="28" w:author="zg" w:date="2017-05-16T10:48:00Z">
        <w:r w:rsidR="008A2595" w:rsidRPr="00335B81" w:rsidDel="00492168">
          <w:rPr>
            <w:rFonts w:hint="eastAsia"/>
          </w:rPr>
          <w:delText>12</w:delText>
        </w:r>
      </w:del>
      <w:ins w:id="29" w:author="zg" w:date="2017-05-16T10:48:00Z">
        <w:r w:rsidR="00492168">
          <w:rPr>
            <w:rFonts w:hint="eastAsia"/>
          </w:rPr>
          <w:t>6</w:t>
        </w:r>
      </w:ins>
      <w:r w:rsidR="008A2595" w:rsidRPr="00335B81">
        <w:t>位为递增序列号</w:t>
      </w:r>
      <w:ins w:id="30" w:author="zg" w:date="2017-05-16T10:51:00Z">
        <w:r w:rsidR="001471D5">
          <w:rPr>
            <w:rFonts w:hint="eastAsia"/>
          </w:rPr>
          <w:t>，</w:t>
        </w:r>
      </w:ins>
      <w:ins w:id="31" w:author="zg" w:date="2017-05-16T10:52:00Z">
        <w:r w:rsidR="001471D5">
          <w:rPr>
            <w:rFonts w:hint="eastAsia"/>
          </w:rPr>
          <w:t>每毫秒可产生64个序列号</w:t>
        </w:r>
      </w:ins>
      <w:bookmarkStart w:id="32" w:name="_GoBack"/>
      <w:bookmarkEnd w:id="32"/>
      <w:r w:rsidR="008A2595">
        <w:rPr>
          <w:rFonts w:hint="eastAsia"/>
        </w:rPr>
        <w:t>。App网关在启动的时候，从</w:t>
      </w:r>
      <w:r w:rsidR="00ED7555">
        <w:t>Zookeeper</w:t>
      </w:r>
      <w:r w:rsidR="008A2595">
        <w:rPr>
          <w:rFonts w:hint="eastAsia"/>
        </w:rPr>
        <w:t>服务器中查找一个可用的</w:t>
      </w:r>
      <w:r w:rsidR="008A2595" w:rsidRPr="005A2877">
        <w:t>WorkerID</w:t>
      </w:r>
      <w:r w:rsidR="008A2595">
        <w:rPr>
          <w:rFonts w:hint="eastAsia"/>
        </w:rPr>
        <w:t xml:space="preserve">， </w:t>
      </w:r>
      <w:r w:rsidR="008A2595">
        <w:t>如果找到一个可用的WorkerID，即创建一个临时子节点，当程序关闭时，该WorkerID就自动释放了，以达到了WorkerID</w:t>
      </w:r>
      <w:r w:rsidR="00ED7555">
        <w:t>的重用。</w:t>
      </w:r>
      <w:r w:rsidR="008A2595">
        <w:t>在进程启动时，访问一次</w:t>
      </w:r>
      <w:r w:rsidR="00935C9C">
        <w:t>Redis</w:t>
      </w:r>
      <w:r w:rsidR="008A2595">
        <w:t>来获取WorkeID</w:t>
      </w:r>
      <w:r w:rsidR="00ED7555">
        <w:t>，</w:t>
      </w:r>
      <w:r w:rsidR="008A2595">
        <w:t>运行时不需要</w:t>
      </w:r>
      <w:r w:rsidR="00935C9C">
        <w:t>Redis</w:t>
      </w:r>
      <w:r w:rsidR="008A2595">
        <w:t>持续提供服务，性能也不会有损失</w:t>
      </w:r>
      <w:r w:rsidR="008A2595">
        <w:rPr>
          <w:rFonts w:hint="eastAsia"/>
        </w:rPr>
        <w:t>。</w:t>
      </w:r>
    </w:p>
    <w:p w:rsidR="005D15D9" w:rsidRPr="00335B81" w:rsidRDefault="008A2595" w:rsidP="005D15D9">
      <w:pPr>
        <w:widowControl/>
        <w:jc w:val="left"/>
      </w:pPr>
      <w:r>
        <w:rPr>
          <w:rFonts w:hint="eastAsia"/>
        </w:rPr>
        <w:t>实现日志跟踪，</w:t>
      </w:r>
      <w:r w:rsidR="00104421">
        <w:rPr>
          <w:rFonts w:hint="eastAsia"/>
        </w:rPr>
        <w:t>要求程序</w:t>
      </w:r>
      <w:r>
        <w:rPr>
          <w:rFonts w:hint="eastAsia"/>
        </w:rPr>
        <w:t>在写日志的时候，把</w:t>
      </w:r>
      <w:r>
        <w:t>traceId</w:t>
      </w:r>
      <w:r>
        <w:rPr>
          <w:rFonts w:hint="eastAsia"/>
        </w:rPr>
        <w:t>和</w:t>
      </w:r>
      <w:r>
        <w:t>spanId</w:t>
      </w:r>
      <w:r>
        <w:rPr>
          <w:rFonts w:hint="eastAsia"/>
        </w:rPr>
        <w:t>写到日志里面。例如：</w:t>
      </w:r>
      <w:r w:rsidR="005D15D9" w:rsidRPr="00335B81">
        <w:t>2017-04-19 19:53:28.680  INFO [bootstrap,6e35af5cfbfbfef3,5fa483e79e066101,true] [sleuth-produce-service,6e35af5cfbfbfef3,5fa483e79e066101,true]  8932 --- [o-8001-exec-130] com.test.controller.TestController       : you called home</w:t>
      </w:r>
    </w:p>
    <w:p w:rsidR="005D15D9" w:rsidRDefault="005D15D9">
      <w:r w:rsidRPr="005A2877">
        <w:t>[sleuth-produce-service,6e35af5cfbfbfef3,5fa483e79e066101,true]</w:t>
      </w:r>
      <w:r>
        <w:rPr>
          <w:rFonts w:hint="eastAsia"/>
        </w:rPr>
        <w:t>中的</w:t>
      </w:r>
      <w:r w:rsidRPr="005A2877">
        <w:t>6e35af5cfbfbfef3</w:t>
      </w:r>
      <w:r>
        <w:rPr>
          <w:rFonts w:hint="eastAsia"/>
        </w:rPr>
        <w:t>是</w:t>
      </w:r>
      <w:r>
        <w:t>traceId</w:t>
      </w:r>
      <w:r>
        <w:rPr>
          <w:rFonts w:hint="eastAsia"/>
        </w:rPr>
        <w:t>，</w:t>
      </w:r>
      <w:r w:rsidRPr="005A2877">
        <w:t>5fa483e79e066101</w:t>
      </w:r>
      <w:r>
        <w:rPr>
          <w:rFonts w:hint="eastAsia"/>
        </w:rPr>
        <w:t>是</w:t>
      </w:r>
      <w:r>
        <w:t>spanId</w:t>
      </w:r>
      <w:r>
        <w:rPr>
          <w:rFonts w:hint="eastAsia"/>
        </w:rPr>
        <w:t>，其它字段是帮助查询的一些辅助字段。</w:t>
      </w:r>
    </w:p>
    <w:p w:rsidR="008D19C0" w:rsidRDefault="005D15D9" w:rsidP="00335B81">
      <w:pPr>
        <w:ind w:firstLineChars="200" w:firstLine="480"/>
      </w:pPr>
      <w:r>
        <w:rPr>
          <w:rFonts w:hint="eastAsia"/>
        </w:rPr>
        <w:t>日志收集采用</w:t>
      </w:r>
      <w:r w:rsidR="006277CD">
        <w:rPr>
          <w:rFonts w:hint="eastAsia"/>
        </w:rPr>
        <w:t>开源组件</w:t>
      </w:r>
      <w:r>
        <w:rPr>
          <w:rFonts w:hint="eastAsia"/>
        </w:rPr>
        <w:t xml:space="preserve">ELK来实现， </w:t>
      </w:r>
      <w:r>
        <w:t>logstash</w:t>
      </w:r>
      <w:r>
        <w:rPr>
          <w:rFonts w:hint="eastAsia"/>
        </w:rPr>
        <w:t xml:space="preserve">做日志收集， </w:t>
      </w:r>
      <w:r>
        <w:t>elasticsearch</w:t>
      </w:r>
      <w:r>
        <w:rPr>
          <w:rFonts w:hint="eastAsia"/>
        </w:rPr>
        <w:t>对</w:t>
      </w:r>
      <w:r>
        <w:t>traceId</w:t>
      </w:r>
      <w:r>
        <w:rPr>
          <w:rFonts w:hint="eastAsia"/>
        </w:rPr>
        <w:t>和</w:t>
      </w:r>
      <w:r>
        <w:t>spanId</w:t>
      </w:r>
      <w:r>
        <w:rPr>
          <w:rFonts w:hint="eastAsia"/>
        </w:rPr>
        <w:t>做索引，</w:t>
      </w:r>
      <w:r>
        <w:t>kibana</w:t>
      </w:r>
      <w:r>
        <w:rPr>
          <w:rFonts w:hint="eastAsia"/>
        </w:rPr>
        <w:t>对</w:t>
      </w:r>
      <w:r>
        <w:t>traceId</w:t>
      </w:r>
      <w:r>
        <w:rPr>
          <w:rFonts w:hint="eastAsia"/>
        </w:rPr>
        <w:t>做分组，就把一个业务链全部串起了</w:t>
      </w:r>
      <w:r w:rsidR="002178EC">
        <w:rPr>
          <w:rFonts w:hint="eastAsia"/>
        </w:rPr>
        <w:t>，同时还</w:t>
      </w:r>
      <w:r w:rsidR="008A46C9">
        <w:rPr>
          <w:rFonts w:hint="eastAsia"/>
        </w:rPr>
        <w:t>可</w:t>
      </w:r>
      <w:r w:rsidR="002178EC">
        <w:rPr>
          <w:rFonts w:hint="eastAsia"/>
        </w:rPr>
        <w:t>利用日志中的</w:t>
      </w:r>
      <w:r w:rsidR="00796EC4">
        <w:rPr>
          <w:rFonts w:hint="eastAsia"/>
        </w:rPr>
        <w:t>时间戳</w:t>
      </w:r>
      <w:r w:rsidR="002178EC">
        <w:rPr>
          <w:rFonts w:hint="eastAsia"/>
        </w:rPr>
        <w:t>可做性能分析</w:t>
      </w:r>
      <w:r>
        <w:rPr>
          <w:rFonts w:hint="eastAsia"/>
        </w:rPr>
        <w:t>。</w:t>
      </w:r>
      <w:r w:rsidR="008D19C0">
        <w:rPr>
          <w:rFonts w:hint="eastAsia"/>
        </w:rPr>
        <w:t>下图是一个日志收集的展现</w:t>
      </w:r>
      <w:r w:rsidR="00785EB7">
        <w:rPr>
          <w:rFonts w:hint="eastAsia"/>
        </w:rPr>
        <w:t>，已经可以把一次请求经过的全部服务串起来</w:t>
      </w:r>
      <w:r w:rsidR="008D19C0">
        <w:rPr>
          <w:rFonts w:hint="eastAsia"/>
        </w:rPr>
        <w:t>：</w:t>
      </w:r>
    </w:p>
    <w:p w:rsidR="008D19C0" w:rsidRDefault="008D19C0" w:rsidP="00335B81">
      <w:pPr>
        <w:ind w:firstLineChars="200" w:firstLine="480"/>
      </w:pPr>
      <w:r>
        <w:rPr>
          <w:rFonts w:hint="eastAsia"/>
          <w:noProof/>
        </w:rPr>
        <w:drawing>
          <wp:inline distT="0" distB="0" distL="0" distR="0" wp14:anchorId="697EEE12" wp14:editId="45801B54">
            <wp:extent cx="5274310" cy="9569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日志收集3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56" w:rsidRDefault="008D19C0" w:rsidP="00335B81">
      <w:pPr>
        <w:ind w:firstLineChars="200" w:firstLine="480"/>
        <w:jc w:val="center"/>
      </w:pPr>
      <w:r>
        <w:rPr>
          <w:rFonts w:hint="eastAsia"/>
        </w:rPr>
        <w:t>图</w:t>
      </w:r>
      <w:r w:rsidR="00696D45">
        <w:rPr>
          <w:rFonts w:hint="eastAsia"/>
        </w:rPr>
        <w:t>十四</w:t>
      </w:r>
    </w:p>
    <w:p w:rsidR="00E43448" w:rsidRPr="00E43448" w:rsidRDefault="00F44467" w:rsidP="00335B81">
      <w:pPr>
        <w:ind w:firstLine="420"/>
      </w:pPr>
      <w:r>
        <w:rPr>
          <w:rFonts w:hint="eastAsia"/>
        </w:rPr>
        <w:lastRenderedPageBreak/>
        <w:t>日志格式，</w:t>
      </w:r>
      <w:r w:rsidR="00D16BF8">
        <w:rPr>
          <w:rFonts w:hint="eastAsia"/>
        </w:rPr>
        <w:t>各种不同语言的服务都</w:t>
      </w:r>
      <w:r w:rsidR="00E43448">
        <w:rPr>
          <w:rFonts w:hint="eastAsia"/>
        </w:rPr>
        <w:t>按照统一</w:t>
      </w:r>
      <w:r>
        <w:rPr>
          <w:rFonts w:hint="eastAsia"/>
        </w:rPr>
        <w:t>格式</w:t>
      </w:r>
      <w:r w:rsidR="00E43448">
        <w:rPr>
          <w:rFonts w:hint="eastAsia"/>
        </w:rPr>
        <w:t>，</w:t>
      </w:r>
      <w:r w:rsidR="00D16BF8">
        <w:rPr>
          <w:rFonts w:hint="eastAsia"/>
        </w:rPr>
        <w:t>把日志发送到l</w:t>
      </w:r>
      <w:r w:rsidR="00D16BF8">
        <w:t>ogstash</w:t>
      </w:r>
      <w:r w:rsidR="00DC5E07">
        <w:rPr>
          <w:rFonts w:hint="eastAsia"/>
        </w:rPr>
        <w:t>的监听地点</w:t>
      </w:r>
      <w:r w:rsidR="00D16BF8">
        <w:rPr>
          <w:rFonts w:hint="eastAsia"/>
        </w:rPr>
        <w:t>，实现</w:t>
      </w:r>
      <w:r w:rsidR="00357181">
        <w:rPr>
          <w:rFonts w:hint="eastAsia"/>
        </w:rPr>
        <w:t>日志</w:t>
      </w:r>
      <w:r w:rsidR="00AB3B9C">
        <w:rPr>
          <w:rFonts w:hint="eastAsia"/>
        </w:rPr>
        <w:t>收集。</w:t>
      </w:r>
      <w:r w:rsidR="00D16BF8">
        <w:rPr>
          <w:rFonts w:hint="eastAsia"/>
        </w:rPr>
        <w:t>如上面的日志示例，日志中要包括时间、</w:t>
      </w:r>
      <w:r w:rsidR="00D16BF8">
        <w:t>traceId</w:t>
      </w:r>
      <w:r w:rsidR="00D16BF8">
        <w:rPr>
          <w:rFonts w:hint="eastAsia"/>
        </w:rPr>
        <w:t>，</w:t>
      </w:r>
      <w:r w:rsidR="00D16BF8">
        <w:t>spanId</w:t>
      </w:r>
      <w:r w:rsidR="00D16BF8">
        <w:rPr>
          <w:rFonts w:hint="eastAsia"/>
        </w:rPr>
        <w:t>，应用名，日志内容。</w:t>
      </w:r>
      <w:r w:rsidR="00E43448">
        <w:rPr>
          <w:rFonts w:hint="eastAsia"/>
        </w:rPr>
        <w:t>Java服务</w:t>
      </w:r>
      <w:r w:rsidR="00D16BF8">
        <w:rPr>
          <w:rFonts w:hint="eastAsia"/>
        </w:rPr>
        <w:t>可</w:t>
      </w:r>
      <w:r w:rsidR="00E43448">
        <w:rPr>
          <w:rFonts w:hint="eastAsia"/>
        </w:rPr>
        <w:t>采用logback</w:t>
      </w:r>
      <w:r w:rsidR="00D16BF8">
        <w:rPr>
          <w:rFonts w:hint="eastAsia"/>
        </w:rPr>
        <w:t>，通过配置帮助实现日志格式的定义</w:t>
      </w:r>
      <w:r w:rsidR="009F45E9">
        <w:rPr>
          <w:rFonts w:hint="eastAsia"/>
        </w:rPr>
        <w:t>和输出</w:t>
      </w:r>
      <w:r w:rsidR="00D16BF8">
        <w:rPr>
          <w:rFonts w:hint="eastAsia"/>
        </w:rPr>
        <w:t>。golang用标准log库可实现</w:t>
      </w:r>
      <w:r w:rsidR="00371C55">
        <w:rPr>
          <w:rFonts w:hint="eastAsia"/>
        </w:rPr>
        <w:t>，erlang有</w:t>
      </w:r>
      <w:r w:rsidR="00383DCA">
        <w:rPr>
          <w:rFonts w:hint="eastAsia"/>
        </w:rPr>
        <w:t>第三方</w:t>
      </w:r>
      <w:r w:rsidR="00383DCA" w:rsidRPr="00335B81">
        <w:t>Log4Erl</w:t>
      </w:r>
      <w:r w:rsidR="00EC0FB7">
        <w:rPr>
          <w:rFonts w:hint="eastAsia"/>
        </w:rPr>
        <w:t>，php可采用</w:t>
      </w:r>
      <w:r w:rsidR="00EC0FB7" w:rsidRPr="00335B81">
        <w:t>log4php</w:t>
      </w:r>
      <w:r w:rsidR="00EC0FB7">
        <w:rPr>
          <w:rFonts w:hint="eastAsia"/>
        </w:rPr>
        <w:t>来实现日志格式化</w:t>
      </w:r>
      <w:r w:rsidR="00D16BF8">
        <w:rPr>
          <w:rFonts w:hint="eastAsia"/>
        </w:rPr>
        <w:t>。</w:t>
      </w:r>
    </w:p>
    <w:p w:rsidR="005D15D9" w:rsidRDefault="002178EC" w:rsidP="00335B81">
      <w:pPr>
        <w:ind w:firstLineChars="200" w:firstLine="480"/>
      </w:pPr>
      <w:r>
        <w:rPr>
          <w:rFonts w:hint="eastAsia"/>
        </w:rPr>
        <w:t>由于数据中心</w:t>
      </w:r>
      <w:r w:rsidR="0056243F">
        <w:rPr>
          <w:rFonts w:hint="eastAsia"/>
        </w:rPr>
        <w:t>的日志目前只是采集</w:t>
      </w:r>
      <w:r>
        <w:rPr>
          <w:rFonts w:hint="eastAsia"/>
        </w:rPr>
        <w:t>用户</w:t>
      </w:r>
      <w:r w:rsidR="0056243F">
        <w:rPr>
          <w:rFonts w:hint="eastAsia"/>
        </w:rPr>
        <w:t>端的日志，只做了用户</w:t>
      </w:r>
      <w:r>
        <w:rPr>
          <w:rFonts w:hint="eastAsia"/>
        </w:rPr>
        <w:t>行为分析，做服务器日志分析</w:t>
      </w:r>
      <w:r w:rsidR="000E0831">
        <w:rPr>
          <w:rFonts w:hint="eastAsia"/>
        </w:rPr>
        <w:t>还需要一段开发的时间</w:t>
      </w:r>
      <w:r w:rsidR="00EA0CE9">
        <w:rPr>
          <w:rFonts w:hint="eastAsia"/>
        </w:rPr>
        <w:t>。</w:t>
      </w:r>
      <w:r w:rsidR="00C315F7">
        <w:rPr>
          <w:rFonts w:hint="eastAsia"/>
        </w:rPr>
        <w:t>服务器</w:t>
      </w:r>
      <w:r w:rsidR="000E0831">
        <w:rPr>
          <w:rFonts w:hint="eastAsia"/>
        </w:rPr>
        <w:t>日志跟踪</w:t>
      </w:r>
      <w:r w:rsidR="00C315F7">
        <w:rPr>
          <w:rFonts w:hint="eastAsia"/>
        </w:rPr>
        <w:t>可</w:t>
      </w:r>
      <w:r w:rsidR="000E0831">
        <w:rPr>
          <w:rFonts w:hint="eastAsia"/>
        </w:rPr>
        <w:t>分</w:t>
      </w:r>
      <w:r>
        <w:rPr>
          <w:rFonts w:hint="eastAsia"/>
        </w:rPr>
        <w:t>2个阶段来实施：</w:t>
      </w:r>
    </w:p>
    <w:p w:rsidR="002178EC" w:rsidRDefault="002178EC">
      <w:r>
        <w:rPr>
          <w:rFonts w:hint="eastAsia"/>
        </w:rPr>
        <w:t>第一阶段：采用ELK来做，可快速的实施和运行。</w:t>
      </w:r>
    </w:p>
    <w:p w:rsidR="002178EC" w:rsidRDefault="00EA0CE9">
      <w:r>
        <w:rPr>
          <w:rFonts w:hint="eastAsia"/>
        </w:rPr>
        <w:t>第二阶段：</w:t>
      </w:r>
      <w:r w:rsidR="00720684">
        <w:rPr>
          <w:rFonts w:hint="eastAsia"/>
        </w:rPr>
        <w:t>等</w:t>
      </w:r>
      <w:r w:rsidR="002178EC">
        <w:rPr>
          <w:rFonts w:hint="eastAsia"/>
        </w:rPr>
        <w:t>数据中心</w:t>
      </w:r>
      <w:r w:rsidR="000E0831">
        <w:rPr>
          <w:rFonts w:hint="eastAsia"/>
        </w:rPr>
        <w:t>实现日志分析后，</w:t>
      </w:r>
      <w:r w:rsidR="001014B9">
        <w:rPr>
          <w:rFonts w:hint="eastAsia"/>
        </w:rPr>
        <w:t>只需简单的</w:t>
      </w:r>
      <w:r w:rsidR="000E0831">
        <w:rPr>
          <w:rFonts w:hint="eastAsia"/>
        </w:rPr>
        <w:t>将日志输出到数据中心，数据中心</w:t>
      </w:r>
      <w:r w:rsidR="001014B9">
        <w:rPr>
          <w:rFonts w:hint="eastAsia"/>
        </w:rPr>
        <w:t>就可以做到</w:t>
      </w:r>
      <w:r w:rsidR="000E0831">
        <w:rPr>
          <w:rFonts w:hint="eastAsia"/>
        </w:rPr>
        <w:t>统一日志管理和分析。</w:t>
      </w:r>
    </w:p>
    <w:p w:rsidR="00E56818" w:rsidRDefault="001A4756" w:rsidP="001A4756">
      <w:pPr>
        <w:pStyle w:val="2"/>
      </w:pPr>
      <w:bookmarkStart w:id="33" w:name="_Toc482284103"/>
      <w:r>
        <w:rPr>
          <w:rFonts w:hint="eastAsia"/>
        </w:rPr>
        <w:t>缓存</w:t>
      </w:r>
      <w:bookmarkEnd w:id="33"/>
    </w:p>
    <w:p w:rsidR="00160EEF" w:rsidRDefault="001A4756">
      <w:pPr>
        <w:pStyle w:val="4"/>
        <w:rPr>
          <w:ins w:id="34" w:author="zg" w:date="2017-05-11T11:17:00Z"/>
        </w:rPr>
        <w:pPrChange w:id="35" w:author="zg" w:date="2017-05-11T10:55:00Z">
          <w:pPr/>
        </w:pPrChange>
      </w:pPr>
      <w:del w:id="36" w:author="zg" w:date="2017-05-11T11:17:00Z">
        <w:r w:rsidDel="00160EEF">
          <w:rPr>
            <w:rFonts w:hint="eastAsia"/>
          </w:rPr>
          <w:delText>采用</w:delText>
        </w:r>
      </w:del>
      <w:r>
        <w:rPr>
          <w:rFonts w:hint="eastAsia"/>
        </w:rPr>
        <w:t>Redis</w:t>
      </w:r>
      <w:del w:id="37" w:author="zg" w:date="2017-05-11T11:17:00Z">
        <w:r w:rsidDel="00160EEF">
          <w:rPr>
            <w:rFonts w:hint="eastAsia"/>
          </w:rPr>
          <w:delText>作为</w:delText>
        </w:r>
      </w:del>
      <w:ins w:id="38" w:author="zg" w:date="2017-05-11T11:17:00Z">
        <w:r w:rsidR="00160EEF">
          <w:rPr>
            <w:rFonts w:hint="eastAsia"/>
          </w:rPr>
          <w:t>服务器端</w:t>
        </w:r>
      </w:ins>
      <w:r>
        <w:rPr>
          <w:rFonts w:hint="eastAsia"/>
        </w:rPr>
        <w:t>缓存服务器</w:t>
      </w:r>
    </w:p>
    <w:p w:rsidR="001A4756" w:rsidRDefault="001A4756">
      <w:del w:id="39" w:author="zg" w:date="2017-05-11T11:17:00Z">
        <w:r w:rsidDel="00160EEF">
          <w:rPr>
            <w:rFonts w:hint="eastAsia"/>
          </w:rPr>
          <w:delText>，</w:delText>
        </w:r>
      </w:del>
      <w:r>
        <w:rPr>
          <w:rFonts w:hint="eastAsia"/>
        </w:rPr>
        <w:t>Redis有如下特性：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Redis不仅仅支持简单的k/v类型的数据，同时还提供list，set，zset，hash等数据结构的存储。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Redis支持数据的持久化，可以将内存中的数据保持在磁盘中，重启的时候可以再次加载进行使用。</w:t>
      </w:r>
    </w:p>
    <w:p w:rsidR="009212F9" w:rsidRDefault="009212F9" w:rsidP="001A47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可采用</w:t>
      </w:r>
      <w:r>
        <w:t>Redis</w:t>
      </w:r>
      <w:r>
        <w:rPr>
          <w:rFonts w:hint="eastAsia"/>
        </w:rPr>
        <w:t>做分布式锁，解决部分分布式事物的问题。</w:t>
      </w:r>
    </w:p>
    <w:p w:rsidR="00377689" w:rsidRDefault="00B251F9" w:rsidP="00335B81">
      <w:pPr>
        <w:ind w:firstLineChars="200" w:firstLine="480"/>
      </w:pPr>
      <w:r>
        <w:rPr>
          <w:rFonts w:hint="eastAsia"/>
        </w:rPr>
        <w:t>由于采用微服务架构，服务和服务直接的调用可能出现比较复杂的情况，可以根据业务，把对应的数据存储到Redis里面，从而简化服务的调用关系，同时提高了运行效率。</w:t>
      </w:r>
    </w:p>
    <w:p w:rsidR="003B7FA7" w:rsidRDefault="003B7FA7" w:rsidP="003B7FA7">
      <w:pPr>
        <w:pStyle w:val="4"/>
      </w:pPr>
      <w:r>
        <w:rPr>
          <w:rFonts w:hint="eastAsia"/>
        </w:rPr>
        <w:lastRenderedPageBreak/>
        <w:t>缓存系统结构</w:t>
      </w:r>
    </w:p>
    <w:p w:rsidR="003B7FA7" w:rsidRPr="003B7FA7" w:rsidRDefault="003B7FA7" w:rsidP="003B7FA7">
      <w:pPr>
        <w:jc w:val="left"/>
      </w:pPr>
      <w:r w:rsidRPr="003B7FA7">
        <w:rPr>
          <w:rFonts w:hint="eastAsia"/>
        </w:rPr>
        <w:t>缓存系统：Redis+ RabbitMQ + 缓存清理服务组成，</w:t>
      </w:r>
      <w:r>
        <w:rPr>
          <w:rFonts w:hint="eastAsia"/>
        </w:rPr>
        <w:t>缓存清理服务</w:t>
      </w:r>
      <w:r w:rsidRPr="003B7FA7">
        <w:rPr>
          <w:rFonts w:hint="eastAsia"/>
        </w:rPr>
        <w:t>订阅 RabbitMQ消息队列，一有数据更新进入队列，就将数据重新更新到Redis缓存服务器。</w:t>
      </w:r>
      <w:r>
        <w:rPr>
          <w:rFonts w:hint="eastAsia"/>
        </w:rPr>
        <w:t>具体如下图：</w:t>
      </w:r>
    </w:p>
    <w:p w:rsidR="003B7FA7" w:rsidRDefault="002F4688" w:rsidP="002F4688">
      <w:pPr>
        <w:jc w:val="center"/>
      </w:pPr>
      <w:r>
        <w:object w:dxaOrig="8041" w:dyaOrig="9421">
          <v:shape id="_x0000_i1035" type="#_x0000_t75" style="width:402pt;height:471pt" o:ole="">
            <v:imagedata r:id="rId34" o:title=""/>
          </v:shape>
          <o:OLEObject Type="Embed" ProgID="Visio.Drawing.15" ShapeID="_x0000_i1035" DrawAspect="Content" ObjectID="_1556437180" r:id="rId35"/>
        </w:object>
      </w:r>
    </w:p>
    <w:p w:rsidR="00E46AB9" w:rsidRPr="003B7FA7" w:rsidRDefault="00443E36" w:rsidP="00443E36">
      <w:pPr>
        <w:rPr>
          <w:ins w:id="40" w:author="zg" w:date="2017-05-11T10:55:00Z"/>
        </w:rPr>
      </w:pPr>
      <w:r>
        <w:rPr>
          <w:rFonts w:hint="eastAsia"/>
        </w:rPr>
        <w:t>缓存清理服务通过订阅MQ消息，来清理缓存，</w:t>
      </w:r>
      <w:r w:rsidR="009E0693">
        <w:rPr>
          <w:rFonts w:hint="eastAsia"/>
        </w:rPr>
        <w:t>解除</w:t>
      </w:r>
      <w:r w:rsidR="008572D2">
        <w:rPr>
          <w:rFonts w:hint="eastAsia"/>
        </w:rPr>
        <w:t>了</w:t>
      </w:r>
      <w:r>
        <w:rPr>
          <w:rFonts w:hint="eastAsia"/>
        </w:rPr>
        <w:t>系统间的耦合。</w:t>
      </w:r>
    </w:p>
    <w:p w:rsidR="0006263F" w:rsidRDefault="0006263F">
      <w:pPr>
        <w:pStyle w:val="4"/>
        <w:rPr>
          <w:ins w:id="41" w:author="zg" w:date="2017-05-11T10:56:00Z"/>
        </w:rPr>
        <w:pPrChange w:id="42" w:author="zg" w:date="2017-05-11T10:56:00Z">
          <w:pPr>
            <w:ind w:firstLineChars="200" w:firstLine="480"/>
          </w:pPr>
        </w:pPrChange>
      </w:pPr>
      <w:ins w:id="43" w:author="zg" w:date="2017-05-11T10:56:00Z">
        <w:r>
          <w:rPr>
            <w:rFonts w:hint="eastAsia"/>
          </w:rPr>
          <w:lastRenderedPageBreak/>
          <w:t>用户登录信息在Redis</w:t>
        </w:r>
        <w:r w:rsidR="00AE1B77">
          <w:rPr>
            <w:rFonts w:hint="eastAsia"/>
          </w:rPr>
          <w:t>中</w:t>
        </w:r>
      </w:ins>
      <w:ins w:id="44" w:author="zg" w:date="2017-05-11T16:21:00Z">
        <w:r w:rsidR="00AE1B77">
          <w:rPr>
            <w:rFonts w:hint="eastAsia"/>
          </w:rPr>
          <w:t>缓存</w:t>
        </w:r>
      </w:ins>
    </w:p>
    <w:p w:rsidR="0006263F" w:rsidRDefault="0006263F">
      <w:pPr>
        <w:rPr>
          <w:ins w:id="45" w:author="zg" w:date="2017-05-11T11:03:00Z"/>
        </w:rPr>
        <w:pPrChange w:id="46" w:author="zg" w:date="2017-05-11T10:56:00Z">
          <w:pPr>
            <w:ind w:firstLineChars="200" w:firstLine="480"/>
          </w:pPr>
        </w:pPrChange>
      </w:pPr>
      <w:ins w:id="47" w:author="zg" w:date="2017-05-11T11:01:00Z">
        <w:r>
          <w:rPr>
            <w:rFonts w:hint="eastAsia"/>
          </w:rPr>
          <w:t>随着</w:t>
        </w:r>
      </w:ins>
      <w:ins w:id="48" w:author="zg" w:date="2017-05-11T10:56:00Z">
        <w:r>
          <w:rPr>
            <w:rFonts w:hint="eastAsia"/>
          </w:rPr>
          <w:t>用户</w:t>
        </w:r>
      </w:ins>
      <w:ins w:id="49" w:author="zg" w:date="2017-05-11T11:01:00Z">
        <w:r>
          <w:rPr>
            <w:rFonts w:hint="eastAsia"/>
          </w:rPr>
          <w:t>数量的增大，用户</w:t>
        </w:r>
      </w:ins>
      <w:ins w:id="50" w:author="zg" w:date="2017-05-11T10:57:00Z">
        <w:r>
          <w:rPr>
            <w:rFonts w:hint="eastAsia"/>
          </w:rPr>
          <w:t>登录</w:t>
        </w:r>
      </w:ins>
      <w:ins w:id="51" w:author="zg" w:date="2017-05-11T11:01:00Z">
        <w:r>
          <w:rPr>
            <w:rFonts w:hint="eastAsia"/>
          </w:rPr>
          <w:t>信息如果</w:t>
        </w:r>
      </w:ins>
      <w:ins w:id="52" w:author="zg" w:date="2017-05-11T11:02:00Z">
        <w:r>
          <w:rPr>
            <w:rFonts w:hint="eastAsia"/>
          </w:rPr>
          <w:t>存储到数据库，会对数据库造成很大了压力，因此把用户登录时的一些信息</w:t>
        </w:r>
      </w:ins>
      <w:ins w:id="53" w:author="zg" w:date="2017-05-11T11:03:00Z">
        <w:r>
          <w:rPr>
            <w:rFonts w:hint="eastAsia"/>
          </w:rPr>
          <w:t>存储到Redis服务器中。</w:t>
        </w:r>
      </w:ins>
    </w:p>
    <w:p w:rsidR="00410857" w:rsidRDefault="00410857">
      <w:pPr>
        <w:rPr>
          <w:ins w:id="54" w:author="zg" w:date="2017-05-11T11:07:00Z"/>
        </w:rPr>
      </w:pPr>
      <w:ins w:id="55" w:author="zg" w:date="2017-05-11T11:04:00Z">
        <w:r w:rsidRPr="00410857">
          <w:rPr>
            <w:rFonts w:hint="eastAsia"/>
          </w:rPr>
          <w:t>初次登录后保存两条信息</w:t>
        </w:r>
        <w:r>
          <w:rPr>
            <w:rFonts w:hint="eastAsia"/>
          </w:rPr>
          <w:t>：</w:t>
        </w:r>
      </w:ins>
    </w:p>
    <w:p w:rsidR="00410857" w:rsidRDefault="00410857">
      <w:pPr>
        <w:pStyle w:val="a3"/>
        <w:numPr>
          <w:ilvl w:val="0"/>
          <w:numId w:val="30"/>
        </w:numPr>
        <w:ind w:firstLineChars="0"/>
        <w:rPr>
          <w:ins w:id="56" w:author="zg" w:date="2017-05-11T11:07:00Z"/>
        </w:rPr>
        <w:pPrChange w:id="57" w:author="zg" w:date="2017-05-11T11:07:00Z">
          <w:pPr/>
        </w:pPrChange>
      </w:pPr>
      <w:ins w:id="58" w:author="zg" w:date="2017-05-11T11:04:00Z">
        <w:r w:rsidRPr="00410857">
          <w:rPr>
            <w:rFonts w:hint="eastAsia"/>
          </w:rPr>
          <w:t>存入</w:t>
        </w:r>
      </w:ins>
      <w:ins w:id="59" w:author="zg" w:date="2017-05-11T11:06:00Z">
        <w:r>
          <w:rPr>
            <w:rFonts w:hint="eastAsia"/>
          </w:rPr>
          <w:t>key</w:t>
        </w:r>
        <w:r>
          <w:sym w:font="Wingdings" w:char="F0E0"/>
        </w:r>
      </w:ins>
      <w:ins w:id="60" w:author="zg" w:date="2017-05-11T11:04:00Z">
        <w:r>
          <w:t>userId:roleId</w:t>
        </w:r>
      </w:ins>
      <w:ins w:id="61" w:author="zg" w:date="2017-05-11T11:06:00Z">
        <w:r>
          <w:rPr>
            <w:rFonts w:hint="eastAsia"/>
          </w:rPr>
          <w:t>，value</w:t>
        </w:r>
        <w:r>
          <w:sym w:font="Wingdings" w:char="F0E0"/>
        </w:r>
      </w:ins>
      <w:ins w:id="62" w:author="zg" w:date="2017-05-11T11:04:00Z">
        <w:r>
          <w:t xml:space="preserve">token </w:t>
        </w:r>
        <w:r w:rsidRPr="00410857">
          <w:t>(token根据用户信息及其他动态字符串生成)</w:t>
        </w:r>
      </w:ins>
    </w:p>
    <w:p w:rsidR="00410857" w:rsidRDefault="00410857">
      <w:pPr>
        <w:pStyle w:val="a3"/>
        <w:numPr>
          <w:ilvl w:val="0"/>
          <w:numId w:val="30"/>
        </w:numPr>
        <w:ind w:firstLineChars="0"/>
        <w:rPr>
          <w:ins w:id="63" w:author="zg" w:date="2017-05-11T11:16:00Z"/>
        </w:rPr>
        <w:pPrChange w:id="64" w:author="zg" w:date="2017-05-11T11:07:00Z">
          <w:pPr/>
        </w:pPrChange>
      </w:pPr>
      <w:ins w:id="65" w:author="zg" w:date="2017-05-11T11:04:00Z">
        <w:r w:rsidRPr="00410857">
          <w:rPr>
            <w:rFonts w:hint="eastAsia"/>
          </w:rPr>
          <w:t>存入</w:t>
        </w:r>
      </w:ins>
      <w:ins w:id="66" w:author="zg" w:date="2017-05-11T11:07:00Z">
        <w:r>
          <w:rPr>
            <w:rFonts w:hint="eastAsia"/>
          </w:rPr>
          <w:t>key</w:t>
        </w:r>
        <w:r>
          <w:sym w:font="Wingdings" w:char="F0E0"/>
        </w:r>
      </w:ins>
      <w:ins w:id="67" w:author="zg" w:date="2017-05-11T11:04:00Z">
        <w:r>
          <w:t>token,value</w:t>
        </w:r>
      </w:ins>
      <w:ins w:id="68" w:author="zg" w:date="2017-05-11T11:07:00Z">
        <w:r>
          <w:sym w:font="Wingdings" w:char="F0E0"/>
        </w:r>
      </w:ins>
      <w:ins w:id="69" w:author="zg" w:date="2017-05-11T11:04:00Z">
        <w:r>
          <w:t xml:space="preserve">userId:roleId </w:t>
        </w:r>
        <w:r w:rsidRPr="00410857">
          <w:t>(便于获取userId信息、退出删除token等)</w:t>
        </w:r>
      </w:ins>
    </w:p>
    <w:p w:rsidR="00620229" w:rsidRPr="00410857" w:rsidRDefault="00620229">
      <w:pPr>
        <w:pStyle w:val="a3"/>
        <w:numPr>
          <w:ilvl w:val="0"/>
          <w:numId w:val="30"/>
        </w:numPr>
        <w:ind w:firstLineChars="0"/>
        <w:rPr>
          <w:ins w:id="70" w:author="zg" w:date="2017-05-11T11:04:00Z"/>
        </w:rPr>
        <w:pPrChange w:id="71" w:author="zg" w:date="2017-05-11T11:07:00Z">
          <w:pPr/>
        </w:pPrChange>
      </w:pPr>
      <w:ins w:id="72" w:author="zg" w:date="2017-05-11T11:16:00Z">
        <w:r>
          <w:rPr>
            <w:rFonts w:hint="eastAsia"/>
          </w:rPr>
          <w:t>key的数据类型为</w:t>
        </w:r>
        <w:r w:rsidR="00234045">
          <w:rPr>
            <w:rFonts w:hint="eastAsia"/>
          </w:rPr>
          <w:t>字符串</w:t>
        </w:r>
      </w:ins>
    </w:p>
    <w:p w:rsidR="00410857" w:rsidRDefault="00410857">
      <w:pPr>
        <w:rPr>
          <w:ins w:id="73" w:author="zg" w:date="2017-05-11T11:09:00Z"/>
        </w:rPr>
        <w:pPrChange w:id="74" w:author="zg" w:date="2017-05-11T11:09:00Z">
          <w:pPr>
            <w:ind w:firstLine="420"/>
          </w:pPr>
        </w:pPrChange>
      </w:pPr>
      <w:ins w:id="75" w:author="zg" w:date="2017-05-11T11:09:00Z">
        <w:r>
          <w:rPr>
            <w:rFonts w:hint="eastAsia"/>
          </w:rPr>
          <w:t>登录流程如下：</w:t>
        </w:r>
      </w:ins>
    </w:p>
    <w:p w:rsidR="00410857" w:rsidRPr="00410857" w:rsidRDefault="00410857">
      <w:pPr>
        <w:jc w:val="left"/>
        <w:rPr>
          <w:ins w:id="76" w:author="zg" w:date="2017-05-11T11:09:00Z"/>
        </w:rPr>
        <w:pPrChange w:id="77" w:author="zg" w:date="2017-05-11T11:12:00Z">
          <w:pPr>
            <w:ind w:firstLine="420"/>
          </w:pPr>
        </w:pPrChange>
      </w:pPr>
      <w:ins w:id="78" w:author="zg" w:date="2017-05-11T11:09:00Z">
        <w:r w:rsidRPr="00410857">
          <w:rPr>
            <w:rFonts w:hint="eastAsia"/>
          </w:rPr>
          <w:t>第一次登录：</w:t>
        </w:r>
      </w:ins>
    </w:p>
    <w:p w:rsidR="00410857" w:rsidRPr="00410857" w:rsidRDefault="00410857">
      <w:pPr>
        <w:ind w:leftChars="100" w:left="240"/>
        <w:jc w:val="left"/>
        <w:rPr>
          <w:ins w:id="79" w:author="zg" w:date="2017-05-11T11:09:00Z"/>
        </w:rPr>
        <w:pPrChange w:id="80" w:author="zg" w:date="2017-05-11T11:12:00Z">
          <w:pPr>
            <w:ind w:firstLine="420"/>
          </w:pPr>
        </w:pPrChange>
      </w:pPr>
      <w:ins w:id="81" w:author="zg" w:date="2017-05-11T11:09:00Z">
        <w:r w:rsidRPr="00410857">
          <w:rPr>
            <w:rFonts w:hint="eastAsia"/>
          </w:rPr>
          <w:t>举例用户</w:t>
        </w:r>
        <w:r w:rsidRPr="00410857">
          <w:t xml:space="preserve">id：100, </w:t>
        </w:r>
        <w:r w:rsidRPr="00410857">
          <w:rPr>
            <w:rFonts w:hint="eastAsia"/>
          </w:rPr>
          <w:t>角色</w:t>
        </w:r>
        <w:r w:rsidRPr="00410857">
          <w:t>id：1。</w:t>
        </w:r>
      </w:ins>
    </w:p>
    <w:p w:rsidR="00410857" w:rsidRPr="00410857" w:rsidRDefault="00410857">
      <w:pPr>
        <w:ind w:leftChars="100" w:left="240"/>
        <w:jc w:val="left"/>
        <w:rPr>
          <w:ins w:id="82" w:author="zg" w:date="2017-05-11T11:09:00Z"/>
        </w:rPr>
        <w:pPrChange w:id="83" w:author="zg" w:date="2017-05-11T11:12:00Z">
          <w:pPr>
            <w:ind w:firstLine="420"/>
          </w:pPr>
        </w:pPrChange>
      </w:pPr>
      <w:ins w:id="84" w:author="zg" w:date="2017-05-11T11:09:00Z">
        <w:r w:rsidRPr="00410857">
          <w:t xml:space="preserve"> 1、查询100:1,获取值null</w:t>
        </w:r>
      </w:ins>
    </w:p>
    <w:p w:rsidR="00410857" w:rsidRPr="00410857" w:rsidRDefault="00410857">
      <w:pPr>
        <w:ind w:leftChars="100" w:left="240"/>
        <w:jc w:val="left"/>
        <w:rPr>
          <w:ins w:id="85" w:author="zg" w:date="2017-05-11T11:09:00Z"/>
        </w:rPr>
        <w:pPrChange w:id="86" w:author="zg" w:date="2017-05-11T11:12:00Z">
          <w:pPr>
            <w:ind w:firstLine="420"/>
          </w:pPr>
        </w:pPrChange>
      </w:pPr>
      <w:ins w:id="87" w:author="zg" w:date="2017-05-11T11:09:00Z">
        <w:r w:rsidRPr="00410857">
          <w:t xml:space="preserve"> 2、值为null</w:t>
        </w:r>
        <w:r>
          <w:rPr>
            <w:rFonts w:hint="eastAsia"/>
          </w:rPr>
          <w:t>，跳</w:t>
        </w:r>
      </w:ins>
      <w:ins w:id="88" w:author="zg" w:date="2017-05-11T11:10:00Z">
        <w:r>
          <w:rPr>
            <w:rFonts w:hint="eastAsia"/>
          </w:rPr>
          <w:t>到下一步</w:t>
        </w:r>
      </w:ins>
    </w:p>
    <w:p w:rsidR="00410857" w:rsidRPr="00410857" w:rsidRDefault="00410857">
      <w:pPr>
        <w:ind w:leftChars="100" w:left="240"/>
        <w:jc w:val="left"/>
        <w:rPr>
          <w:ins w:id="89" w:author="zg" w:date="2017-05-11T11:09:00Z"/>
        </w:rPr>
        <w:pPrChange w:id="90" w:author="zg" w:date="2017-05-11T11:12:00Z">
          <w:pPr>
            <w:ind w:firstLine="420"/>
          </w:pPr>
        </w:pPrChange>
      </w:pPr>
      <w:ins w:id="91" w:author="zg" w:date="2017-05-11T11:09:00Z">
        <w:r w:rsidRPr="00410857">
          <w:t xml:space="preserve"> 3、存入</w:t>
        </w:r>
      </w:ins>
      <w:ins w:id="92" w:author="zg" w:date="2017-05-11T11:11:00Z">
        <w:r>
          <w:rPr>
            <w:rFonts w:hint="eastAsia"/>
          </w:rPr>
          <w:t>key</w:t>
        </w:r>
        <w:r>
          <w:sym w:font="Wingdings" w:char="F0E0"/>
        </w:r>
      </w:ins>
      <w:ins w:id="93" w:author="zg" w:date="2017-05-11T11:09:00Z">
        <w:r>
          <w:t>100:1,value</w:t>
        </w:r>
      </w:ins>
      <w:ins w:id="94" w:author="zg" w:date="2017-05-11T11:11:00Z">
        <w:r>
          <w:sym w:font="Wingdings" w:char="F0E0"/>
        </w:r>
      </w:ins>
      <w:ins w:id="95" w:author="zg" w:date="2017-05-11T11:09:00Z">
        <w:r w:rsidRPr="00410857">
          <w:t>123abc456</w:t>
        </w:r>
      </w:ins>
      <w:ins w:id="96" w:author="zg" w:date="2017-05-11T11:11:00Z">
        <w:r>
          <w:rPr>
            <w:rFonts w:hint="eastAsia"/>
          </w:rPr>
          <w:t>（token）</w:t>
        </w:r>
      </w:ins>
    </w:p>
    <w:p w:rsidR="00410857" w:rsidRPr="00410857" w:rsidRDefault="00410857">
      <w:pPr>
        <w:ind w:leftChars="100" w:left="240"/>
        <w:jc w:val="left"/>
        <w:rPr>
          <w:ins w:id="97" w:author="zg" w:date="2017-05-11T11:09:00Z"/>
        </w:rPr>
        <w:pPrChange w:id="98" w:author="zg" w:date="2017-05-11T11:12:00Z">
          <w:pPr>
            <w:ind w:firstLine="420"/>
          </w:pPr>
        </w:pPrChange>
      </w:pPr>
      <w:ins w:id="99" w:author="zg" w:date="2017-05-11T11:09:00Z">
        <w:r w:rsidRPr="00410857">
          <w:t xml:space="preserve"> 4、存入</w:t>
        </w:r>
        <w:r>
          <w:t>key</w:t>
        </w:r>
      </w:ins>
      <w:ins w:id="100" w:author="zg" w:date="2017-05-11T11:11:00Z">
        <w:r>
          <w:sym w:font="Wingdings" w:char="F0E0"/>
        </w:r>
      </w:ins>
      <w:ins w:id="101" w:author="zg" w:date="2017-05-11T11:09:00Z">
        <w:r>
          <w:t>123abc456,value</w:t>
        </w:r>
      </w:ins>
      <w:ins w:id="102" w:author="zg" w:date="2017-05-11T11:12:00Z">
        <w:r>
          <w:sym w:font="Wingdings" w:char="F0E0"/>
        </w:r>
      </w:ins>
      <w:ins w:id="103" w:author="zg" w:date="2017-05-11T11:09:00Z">
        <w:r w:rsidRPr="00410857">
          <w:t>100:1</w:t>
        </w:r>
      </w:ins>
    </w:p>
    <w:p w:rsidR="00410857" w:rsidRPr="00410857" w:rsidRDefault="00410857">
      <w:pPr>
        <w:ind w:leftChars="100" w:left="240"/>
        <w:jc w:val="left"/>
        <w:rPr>
          <w:ins w:id="104" w:author="zg" w:date="2017-05-11T11:09:00Z"/>
        </w:rPr>
        <w:pPrChange w:id="105" w:author="zg" w:date="2017-05-11T11:12:00Z">
          <w:pPr>
            <w:ind w:firstLine="420"/>
          </w:pPr>
        </w:pPrChange>
      </w:pPr>
      <w:ins w:id="106" w:author="zg" w:date="2017-05-11T11:09:00Z">
        <w:r w:rsidRPr="00410857">
          <w:t>Redis中：</w:t>
        </w:r>
      </w:ins>
    </w:p>
    <w:p w:rsidR="00410857" w:rsidRPr="00410857" w:rsidRDefault="00410857">
      <w:pPr>
        <w:ind w:leftChars="100" w:left="240"/>
        <w:jc w:val="left"/>
        <w:rPr>
          <w:ins w:id="107" w:author="zg" w:date="2017-05-11T11:09:00Z"/>
        </w:rPr>
        <w:pPrChange w:id="108" w:author="zg" w:date="2017-05-11T11:12:00Z">
          <w:pPr>
            <w:ind w:left="420" w:firstLine="420"/>
          </w:pPr>
        </w:pPrChange>
      </w:pPr>
      <w:ins w:id="109" w:author="zg" w:date="2017-05-11T11:09:00Z">
        <w:r w:rsidRPr="00410857">
          <w:t>100:1 -&gt; 123abc456</w:t>
        </w:r>
      </w:ins>
    </w:p>
    <w:p w:rsidR="00410857" w:rsidRPr="00410857" w:rsidRDefault="00410857">
      <w:pPr>
        <w:ind w:leftChars="100" w:left="240"/>
        <w:jc w:val="left"/>
        <w:rPr>
          <w:ins w:id="110" w:author="zg" w:date="2017-05-11T11:09:00Z"/>
        </w:rPr>
        <w:pPrChange w:id="111" w:author="zg" w:date="2017-05-11T11:12:00Z">
          <w:pPr/>
        </w:pPrChange>
      </w:pPr>
      <w:ins w:id="112" w:author="zg" w:date="2017-05-11T11:09:00Z">
        <w:r w:rsidRPr="00410857">
          <w:t xml:space="preserve">123abc456 -&gt; 100:1  </w:t>
        </w:r>
      </w:ins>
    </w:p>
    <w:p w:rsidR="00410857" w:rsidRPr="00410857" w:rsidRDefault="00410857">
      <w:pPr>
        <w:jc w:val="left"/>
        <w:rPr>
          <w:ins w:id="113" w:author="zg" w:date="2017-05-11T11:09:00Z"/>
        </w:rPr>
        <w:pPrChange w:id="114" w:author="zg" w:date="2017-05-11T11:12:00Z">
          <w:pPr>
            <w:ind w:firstLine="420"/>
          </w:pPr>
        </w:pPrChange>
      </w:pPr>
      <w:ins w:id="115" w:author="zg" w:date="2017-05-11T11:09:00Z">
        <w:r w:rsidRPr="00410857">
          <w:rPr>
            <w:rFonts w:hint="eastAsia"/>
          </w:rPr>
          <w:t>第二次登录</w:t>
        </w:r>
        <w:r w:rsidRPr="00410857">
          <w:t>:(</w:t>
        </w:r>
        <w:r w:rsidRPr="00410857">
          <w:rPr>
            <w:rFonts w:hint="eastAsia"/>
            <w:rPrChange w:id="116" w:author="zg" w:date="2017-05-11T11:09:00Z">
              <w:rPr>
                <w:rFonts w:hint="eastAsia"/>
                <w:color w:val="FF0000"/>
              </w:rPr>
            </w:rPrChange>
          </w:rPr>
          <w:t>同用户同角色</w:t>
        </w:r>
        <w:r w:rsidRPr="00410857">
          <w:t>)</w:t>
        </w:r>
      </w:ins>
    </w:p>
    <w:p w:rsidR="00410857" w:rsidRPr="00410857" w:rsidRDefault="00410857">
      <w:pPr>
        <w:ind w:leftChars="100" w:left="240"/>
        <w:jc w:val="left"/>
        <w:rPr>
          <w:ins w:id="117" w:author="zg" w:date="2017-05-11T11:09:00Z"/>
        </w:rPr>
        <w:pPrChange w:id="118" w:author="zg" w:date="2017-05-11T11:13:00Z">
          <w:pPr>
            <w:ind w:firstLine="420"/>
          </w:pPr>
        </w:pPrChange>
      </w:pPr>
      <w:ins w:id="119" w:author="zg" w:date="2017-05-11T11:09:00Z">
        <w:r w:rsidRPr="00410857">
          <w:rPr>
            <w:rFonts w:hint="eastAsia"/>
          </w:rPr>
          <w:t>举例用户</w:t>
        </w:r>
        <w:r w:rsidRPr="00410857">
          <w:t xml:space="preserve">id：100, </w:t>
        </w:r>
        <w:r w:rsidRPr="00410857">
          <w:rPr>
            <w:rFonts w:hint="eastAsia"/>
          </w:rPr>
          <w:t>角色</w:t>
        </w:r>
        <w:r w:rsidRPr="00410857">
          <w:t>id：1。</w:t>
        </w:r>
      </w:ins>
    </w:p>
    <w:p w:rsidR="00410857" w:rsidRPr="00410857" w:rsidRDefault="00410857">
      <w:pPr>
        <w:ind w:leftChars="100" w:left="240"/>
        <w:jc w:val="left"/>
        <w:rPr>
          <w:ins w:id="120" w:author="zg" w:date="2017-05-11T11:09:00Z"/>
        </w:rPr>
        <w:pPrChange w:id="121" w:author="zg" w:date="2017-05-11T11:13:00Z">
          <w:pPr>
            <w:ind w:firstLine="420"/>
          </w:pPr>
        </w:pPrChange>
      </w:pPr>
      <w:ins w:id="122" w:author="zg" w:date="2017-05-11T11:09:00Z">
        <w:r w:rsidRPr="00410857">
          <w:t xml:space="preserve"> 1、查询100:1,获取值123abc456</w:t>
        </w:r>
      </w:ins>
    </w:p>
    <w:p w:rsidR="00410857" w:rsidRPr="00410857" w:rsidRDefault="00410857">
      <w:pPr>
        <w:ind w:leftChars="100" w:left="240"/>
        <w:jc w:val="left"/>
        <w:rPr>
          <w:ins w:id="123" w:author="zg" w:date="2017-05-11T11:09:00Z"/>
        </w:rPr>
        <w:pPrChange w:id="124" w:author="zg" w:date="2017-05-11T11:13:00Z">
          <w:pPr>
            <w:ind w:firstLine="420"/>
          </w:pPr>
        </w:pPrChange>
      </w:pPr>
      <w:ins w:id="125" w:author="zg" w:date="2017-05-11T11:09:00Z">
        <w:r w:rsidRPr="00410857">
          <w:lastRenderedPageBreak/>
          <w:t xml:space="preserve"> 2、值不为null，删除key为123abc456的信息（第一次登录token信息删除）</w:t>
        </w:r>
      </w:ins>
    </w:p>
    <w:p w:rsidR="00410857" w:rsidRPr="00410857" w:rsidRDefault="00410857">
      <w:pPr>
        <w:jc w:val="left"/>
        <w:rPr>
          <w:ins w:id="126" w:author="zg" w:date="2017-05-11T11:09:00Z"/>
        </w:rPr>
        <w:pPrChange w:id="127" w:author="zg" w:date="2017-05-11T11:12:00Z">
          <w:pPr>
            <w:ind w:firstLine="420"/>
          </w:pPr>
        </w:pPrChange>
      </w:pPr>
      <w:ins w:id="128" w:author="zg" w:date="2017-05-11T11:09:00Z">
        <w:r w:rsidRPr="00410857">
          <w:t xml:space="preserve"> 3、存入100:1 -&gt; 456abc789</w:t>
        </w:r>
      </w:ins>
    </w:p>
    <w:p w:rsidR="00410857" w:rsidRPr="00410857" w:rsidRDefault="00410857">
      <w:pPr>
        <w:jc w:val="left"/>
        <w:rPr>
          <w:ins w:id="129" w:author="zg" w:date="2017-05-11T11:09:00Z"/>
        </w:rPr>
        <w:pPrChange w:id="130" w:author="zg" w:date="2017-05-11T11:12:00Z">
          <w:pPr>
            <w:ind w:firstLine="420"/>
          </w:pPr>
        </w:pPrChange>
      </w:pPr>
      <w:ins w:id="131" w:author="zg" w:date="2017-05-11T11:09:00Z">
        <w:r w:rsidRPr="00410857">
          <w:t xml:space="preserve"> 4、存入 456abc789 -&gt; 100:1</w:t>
        </w:r>
      </w:ins>
    </w:p>
    <w:p w:rsidR="00410857" w:rsidRPr="00410857" w:rsidRDefault="00410857">
      <w:pPr>
        <w:ind w:leftChars="100" w:left="240"/>
        <w:jc w:val="left"/>
        <w:rPr>
          <w:ins w:id="132" w:author="zg" w:date="2017-05-11T11:09:00Z"/>
        </w:rPr>
        <w:pPrChange w:id="133" w:author="zg" w:date="2017-05-11T11:14:00Z">
          <w:pPr>
            <w:ind w:firstLine="420"/>
          </w:pPr>
        </w:pPrChange>
      </w:pPr>
      <w:ins w:id="134" w:author="zg" w:date="2017-05-11T11:09:00Z">
        <w:r w:rsidRPr="00410857">
          <w:t>Redis中：</w:t>
        </w:r>
      </w:ins>
    </w:p>
    <w:p w:rsidR="00B453F2" w:rsidRDefault="00410857">
      <w:pPr>
        <w:ind w:leftChars="100" w:left="240"/>
        <w:jc w:val="left"/>
        <w:rPr>
          <w:ins w:id="135" w:author="zg" w:date="2017-05-11T11:14:00Z"/>
        </w:rPr>
        <w:pPrChange w:id="136" w:author="zg" w:date="2017-05-11T11:14:00Z">
          <w:pPr>
            <w:ind w:firstLine="420"/>
          </w:pPr>
        </w:pPrChange>
      </w:pPr>
      <w:ins w:id="137" w:author="zg" w:date="2017-05-11T11:09:00Z">
        <w:r w:rsidRPr="00410857">
          <w:t>100:1 -&gt; 456abc789</w:t>
        </w:r>
      </w:ins>
    </w:p>
    <w:p w:rsidR="00410857" w:rsidRPr="00410857" w:rsidRDefault="00410857">
      <w:pPr>
        <w:ind w:leftChars="100" w:left="240"/>
        <w:jc w:val="left"/>
        <w:rPr>
          <w:ins w:id="138" w:author="zg" w:date="2017-05-11T11:09:00Z"/>
        </w:rPr>
        <w:pPrChange w:id="139" w:author="zg" w:date="2017-05-11T11:14:00Z">
          <w:pPr>
            <w:ind w:firstLine="420"/>
          </w:pPr>
        </w:pPrChange>
      </w:pPr>
      <w:ins w:id="140" w:author="zg" w:date="2017-05-11T11:09:00Z">
        <w:r w:rsidRPr="00410857">
          <w:t>456abc789-&gt; 100:1</w:t>
        </w:r>
      </w:ins>
    </w:p>
    <w:p w:rsidR="00410857" w:rsidRPr="00410857" w:rsidRDefault="00410857">
      <w:pPr>
        <w:jc w:val="left"/>
        <w:rPr>
          <w:ins w:id="141" w:author="zg" w:date="2017-05-11T11:09:00Z"/>
        </w:rPr>
        <w:pPrChange w:id="142" w:author="zg" w:date="2017-05-11T11:12:00Z">
          <w:pPr>
            <w:ind w:firstLine="420"/>
          </w:pPr>
        </w:pPrChange>
      </w:pPr>
      <w:ins w:id="143" w:author="zg" w:date="2017-05-11T11:09:00Z">
        <w:r w:rsidRPr="00410857">
          <w:rPr>
            <w:rFonts w:hint="eastAsia"/>
          </w:rPr>
          <w:t>第二次登录</w:t>
        </w:r>
        <w:r w:rsidRPr="00410857">
          <w:t>:(</w:t>
        </w:r>
        <w:r w:rsidRPr="00410857">
          <w:rPr>
            <w:rFonts w:hint="eastAsia"/>
            <w:rPrChange w:id="144" w:author="zg" w:date="2017-05-11T11:09:00Z">
              <w:rPr>
                <w:rFonts w:hint="eastAsia"/>
                <w:color w:val="FF0000"/>
              </w:rPr>
            </w:rPrChange>
          </w:rPr>
          <w:t>同用户不同角色</w:t>
        </w:r>
        <w:r w:rsidRPr="00410857">
          <w:t>)</w:t>
        </w:r>
      </w:ins>
    </w:p>
    <w:p w:rsidR="00410857" w:rsidRPr="00410857" w:rsidRDefault="00410857">
      <w:pPr>
        <w:ind w:leftChars="100" w:left="240"/>
        <w:jc w:val="left"/>
        <w:rPr>
          <w:ins w:id="145" w:author="zg" w:date="2017-05-11T11:09:00Z"/>
        </w:rPr>
        <w:pPrChange w:id="146" w:author="zg" w:date="2017-05-11T11:14:00Z">
          <w:pPr>
            <w:ind w:firstLine="420"/>
          </w:pPr>
        </w:pPrChange>
      </w:pPr>
      <w:ins w:id="147" w:author="zg" w:date="2017-05-11T11:09:00Z">
        <w:r w:rsidRPr="00410857">
          <w:rPr>
            <w:rFonts w:hint="eastAsia"/>
          </w:rPr>
          <w:t>举例用户</w:t>
        </w:r>
        <w:r w:rsidRPr="00410857">
          <w:t xml:space="preserve">id：100, </w:t>
        </w:r>
        <w:r w:rsidRPr="00410857">
          <w:rPr>
            <w:rFonts w:hint="eastAsia"/>
          </w:rPr>
          <w:t>角色</w:t>
        </w:r>
        <w:r w:rsidRPr="00410857">
          <w:t>id：2。</w:t>
        </w:r>
      </w:ins>
    </w:p>
    <w:p w:rsidR="00410857" w:rsidRPr="00410857" w:rsidRDefault="00410857">
      <w:pPr>
        <w:ind w:leftChars="100" w:left="240"/>
        <w:jc w:val="left"/>
        <w:rPr>
          <w:ins w:id="148" w:author="zg" w:date="2017-05-11T11:09:00Z"/>
        </w:rPr>
        <w:pPrChange w:id="149" w:author="zg" w:date="2017-05-11T11:15:00Z">
          <w:pPr>
            <w:ind w:firstLine="420"/>
          </w:pPr>
        </w:pPrChange>
      </w:pPr>
      <w:ins w:id="150" w:author="zg" w:date="2017-05-11T11:09:00Z">
        <w:r w:rsidRPr="00410857">
          <w:t xml:space="preserve"> 1、查询100:2,获取值null</w:t>
        </w:r>
      </w:ins>
    </w:p>
    <w:p w:rsidR="00410857" w:rsidRPr="00410857" w:rsidRDefault="00410857">
      <w:pPr>
        <w:ind w:leftChars="100" w:left="240"/>
        <w:jc w:val="left"/>
        <w:rPr>
          <w:ins w:id="151" w:author="zg" w:date="2017-05-11T11:09:00Z"/>
        </w:rPr>
        <w:pPrChange w:id="152" w:author="zg" w:date="2017-05-11T11:15:00Z">
          <w:pPr>
            <w:ind w:firstLine="420"/>
          </w:pPr>
        </w:pPrChange>
      </w:pPr>
      <w:ins w:id="153" w:author="zg" w:date="2017-05-11T11:09:00Z">
        <w:r w:rsidRPr="00410857">
          <w:t xml:space="preserve"> 2、值为null，跳过</w:t>
        </w:r>
      </w:ins>
    </w:p>
    <w:p w:rsidR="00410857" w:rsidRPr="00410857" w:rsidRDefault="00410857">
      <w:pPr>
        <w:ind w:leftChars="100" w:left="240"/>
        <w:jc w:val="left"/>
        <w:rPr>
          <w:ins w:id="154" w:author="zg" w:date="2017-05-11T11:09:00Z"/>
        </w:rPr>
        <w:pPrChange w:id="155" w:author="zg" w:date="2017-05-11T11:15:00Z">
          <w:pPr>
            <w:ind w:firstLine="420"/>
          </w:pPr>
        </w:pPrChange>
      </w:pPr>
      <w:ins w:id="156" w:author="zg" w:date="2017-05-11T11:09:00Z">
        <w:r w:rsidRPr="00410857">
          <w:t xml:space="preserve"> 3、存入100:2 -&gt; bacabc333</w:t>
        </w:r>
      </w:ins>
    </w:p>
    <w:p w:rsidR="00410857" w:rsidRPr="00410857" w:rsidRDefault="00410857">
      <w:pPr>
        <w:ind w:leftChars="100" w:left="240"/>
        <w:jc w:val="left"/>
        <w:rPr>
          <w:ins w:id="157" w:author="zg" w:date="2017-05-11T11:09:00Z"/>
        </w:rPr>
        <w:pPrChange w:id="158" w:author="zg" w:date="2017-05-11T11:15:00Z">
          <w:pPr>
            <w:ind w:firstLine="420"/>
          </w:pPr>
        </w:pPrChange>
      </w:pPr>
      <w:ins w:id="159" w:author="zg" w:date="2017-05-11T11:09:00Z">
        <w:r w:rsidRPr="00410857">
          <w:t xml:space="preserve"> 4、存入 bacabc333-&gt; 100:2</w:t>
        </w:r>
      </w:ins>
    </w:p>
    <w:p w:rsidR="00410857" w:rsidRPr="00410857" w:rsidRDefault="00410857">
      <w:pPr>
        <w:ind w:leftChars="100" w:left="240"/>
        <w:jc w:val="left"/>
        <w:rPr>
          <w:ins w:id="160" w:author="zg" w:date="2017-05-11T11:09:00Z"/>
        </w:rPr>
        <w:pPrChange w:id="161" w:author="zg" w:date="2017-05-11T11:15:00Z">
          <w:pPr>
            <w:ind w:firstLine="420"/>
          </w:pPr>
        </w:pPrChange>
      </w:pPr>
      <w:ins w:id="162" w:author="zg" w:date="2017-05-11T11:09:00Z">
        <w:r w:rsidRPr="00410857">
          <w:t>Redis中：</w:t>
        </w:r>
      </w:ins>
    </w:p>
    <w:p w:rsidR="00B453F2" w:rsidRDefault="00410857">
      <w:pPr>
        <w:ind w:leftChars="100" w:left="240"/>
        <w:jc w:val="left"/>
        <w:rPr>
          <w:ins w:id="163" w:author="zg" w:date="2017-05-11T11:15:00Z"/>
        </w:rPr>
        <w:pPrChange w:id="164" w:author="zg" w:date="2017-05-11T11:15:00Z">
          <w:pPr>
            <w:ind w:firstLine="420"/>
          </w:pPr>
        </w:pPrChange>
      </w:pPr>
      <w:ins w:id="165" w:author="zg" w:date="2017-05-11T11:09:00Z">
        <w:r w:rsidRPr="00410857">
          <w:t>100:1 -&gt; 123abc456</w:t>
        </w:r>
      </w:ins>
    </w:p>
    <w:p w:rsidR="00B453F2" w:rsidRDefault="00410857">
      <w:pPr>
        <w:ind w:leftChars="100" w:left="240"/>
        <w:jc w:val="left"/>
        <w:rPr>
          <w:ins w:id="166" w:author="zg" w:date="2017-05-11T11:15:00Z"/>
        </w:rPr>
        <w:pPrChange w:id="167" w:author="zg" w:date="2017-05-11T11:15:00Z">
          <w:pPr>
            <w:ind w:left="420" w:firstLine="420"/>
          </w:pPr>
        </w:pPrChange>
      </w:pPr>
      <w:ins w:id="168" w:author="zg" w:date="2017-05-11T11:09:00Z">
        <w:r w:rsidRPr="00410857">
          <w:t>123abc456-&gt; 100:1</w:t>
        </w:r>
      </w:ins>
    </w:p>
    <w:p w:rsidR="00B453F2" w:rsidRDefault="00410857">
      <w:pPr>
        <w:ind w:leftChars="100" w:left="240"/>
        <w:jc w:val="left"/>
        <w:rPr>
          <w:ins w:id="169" w:author="zg" w:date="2017-05-11T11:15:00Z"/>
        </w:rPr>
        <w:pPrChange w:id="170" w:author="zg" w:date="2017-05-11T11:15:00Z">
          <w:pPr>
            <w:ind w:firstLine="420"/>
          </w:pPr>
        </w:pPrChange>
      </w:pPr>
      <w:ins w:id="171" w:author="zg" w:date="2017-05-11T11:09:00Z">
        <w:r w:rsidRPr="00410857">
          <w:t>100:2 -&gt; bacabc333</w:t>
        </w:r>
      </w:ins>
    </w:p>
    <w:p w:rsidR="00410857" w:rsidRPr="00410857" w:rsidRDefault="00410857">
      <w:pPr>
        <w:ind w:leftChars="100" w:left="240"/>
        <w:jc w:val="left"/>
        <w:rPr>
          <w:ins w:id="172" w:author="zg" w:date="2017-05-11T11:09:00Z"/>
        </w:rPr>
        <w:pPrChange w:id="173" w:author="zg" w:date="2017-05-11T11:15:00Z">
          <w:pPr>
            <w:ind w:firstLine="420"/>
          </w:pPr>
        </w:pPrChange>
      </w:pPr>
      <w:ins w:id="174" w:author="zg" w:date="2017-05-11T11:09:00Z">
        <w:r w:rsidRPr="00410857">
          <w:t>bacabc333-&gt; 100:2</w:t>
        </w:r>
      </w:ins>
    </w:p>
    <w:p w:rsidR="00410857" w:rsidRPr="00410857" w:rsidRDefault="00410857">
      <w:pPr>
        <w:jc w:val="left"/>
        <w:rPr>
          <w:ins w:id="175" w:author="zg" w:date="2017-05-11T11:09:00Z"/>
        </w:rPr>
        <w:pPrChange w:id="176" w:author="zg" w:date="2017-05-11T11:12:00Z">
          <w:pPr>
            <w:ind w:firstLine="420"/>
          </w:pPr>
        </w:pPrChange>
      </w:pPr>
      <w:ins w:id="177" w:author="zg" w:date="2017-05-11T11:09:00Z">
        <w:r w:rsidRPr="00410857">
          <w:rPr>
            <w:rFonts w:hint="eastAsia"/>
          </w:rPr>
          <w:t>用户退出</w:t>
        </w:r>
      </w:ins>
    </w:p>
    <w:p w:rsidR="00410857" w:rsidRPr="00410857" w:rsidRDefault="00410857">
      <w:pPr>
        <w:ind w:leftChars="100" w:left="240"/>
        <w:jc w:val="left"/>
        <w:rPr>
          <w:ins w:id="178" w:author="zg" w:date="2017-05-11T11:09:00Z"/>
        </w:rPr>
        <w:pPrChange w:id="179" w:author="zg" w:date="2017-05-11T11:15:00Z">
          <w:pPr>
            <w:ind w:firstLine="420"/>
          </w:pPr>
        </w:pPrChange>
      </w:pPr>
      <w:ins w:id="180" w:author="zg" w:date="2017-05-11T11:09:00Z">
        <w:r w:rsidRPr="00410857">
          <w:rPr>
            <w:rFonts w:hint="eastAsia"/>
          </w:rPr>
          <w:t>前端接收</w:t>
        </w:r>
        <w:r w:rsidRPr="00410857">
          <w:t xml:space="preserve">token  值 123abc456 </w:t>
        </w:r>
      </w:ins>
    </w:p>
    <w:p w:rsidR="00410857" w:rsidRPr="00410857" w:rsidRDefault="00410857">
      <w:pPr>
        <w:ind w:leftChars="100" w:left="240"/>
        <w:jc w:val="left"/>
        <w:rPr>
          <w:ins w:id="181" w:author="zg" w:date="2017-05-11T11:09:00Z"/>
        </w:rPr>
        <w:pPrChange w:id="182" w:author="zg" w:date="2017-05-11T11:15:00Z">
          <w:pPr>
            <w:numPr>
              <w:numId w:val="31"/>
            </w:numPr>
            <w:ind w:left="420" w:hanging="420"/>
          </w:pPr>
        </w:pPrChange>
      </w:pPr>
      <w:ins w:id="183" w:author="zg" w:date="2017-05-11T11:09:00Z">
        <w:r w:rsidRPr="00410857">
          <w:rPr>
            <w:rFonts w:hint="eastAsia"/>
          </w:rPr>
          <w:t>查询</w:t>
        </w:r>
        <w:r w:rsidRPr="00410857">
          <w:t>123abc456 ,获取值100:1</w:t>
        </w:r>
      </w:ins>
    </w:p>
    <w:p w:rsidR="00410857" w:rsidRPr="00410857" w:rsidRDefault="00410857">
      <w:pPr>
        <w:ind w:leftChars="100" w:left="240"/>
        <w:jc w:val="left"/>
        <w:rPr>
          <w:ins w:id="184" w:author="zg" w:date="2017-05-11T11:09:00Z"/>
        </w:rPr>
        <w:pPrChange w:id="185" w:author="zg" w:date="2017-05-11T11:15:00Z">
          <w:pPr>
            <w:numPr>
              <w:numId w:val="31"/>
            </w:numPr>
            <w:ind w:left="420" w:hanging="420"/>
          </w:pPr>
        </w:pPrChange>
      </w:pPr>
      <w:ins w:id="186" w:author="zg" w:date="2017-05-11T11:09:00Z">
        <w:r w:rsidRPr="00410857">
          <w:rPr>
            <w:rFonts w:hint="eastAsia"/>
          </w:rPr>
          <w:t>删除</w:t>
        </w:r>
        <w:r w:rsidRPr="00410857">
          <w:t>key为123abc456的值(下次访问，token信息失效)</w:t>
        </w:r>
      </w:ins>
    </w:p>
    <w:p w:rsidR="0006263F" w:rsidRDefault="00410857">
      <w:pPr>
        <w:ind w:leftChars="100" w:left="240"/>
        <w:jc w:val="left"/>
        <w:rPr>
          <w:ins w:id="187" w:author="zg" w:date="2017-05-11T11:17:00Z"/>
        </w:rPr>
        <w:pPrChange w:id="188" w:author="zg" w:date="2017-05-11T11:15:00Z">
          <w:pPr>
            <w:ind w:firstLineChars="200" w:firstLine="480"/>
          </w:pPr>
        </w:pPrChange>
      </w:pPr>
      <w:ins w:id="189" w:author="zg" w:date="2017-05-11T11:09:00Z">
        <w:r w:rsidRPr="00410857">
          <w:rPr>
            <w:rFonts w:hint="eastAsia"/>
          </w:rPr>
          <w:lastRenderedPageBreak/>
          <w:t>删除</w:t>
        </w:r>
        <w:r w:rsidRPr="00410857">
          <w:t>key为100:1的值</w:t>
        </w:r>
      </w:ins>
    </w:p>
    <w:p w:rsidR="00160EEF" w:rsidRDefault="00626923">
      <w:pPr>
        <w:pStyle w:val="4"/>
        <w:rPr>
          <w:ins w:id="190" w:author="zg" w:date="2017-05-11T11:38:00Z"/>
        </w:rPr>
        <w:pPrChange w:id="191" w:author="zg" w:date="2017-05-11T11:19:00Z">
          <w:pPr>
            <w:ind w:firstLineChars="200" w:firstLine="480"/>
          </w:pPr>
        </w:pPrChange>
      </w:pPr>
      <w:ins w:id="192" w:author="zg" w:date="2017-05-11T11:18:00Z">
        <w:r>
          <w:rPr>
            <w:rFonts w:hint="eastAsia"/>
          </w:rPr>
          <w:t>资源配置</w:t>
        </w:r>
      </w:ins>
      <w:ins w:id="193" w:author="zg" w:date="2017-05-11T11:20:00Z">
        <w:r>
          <w:rPr>
            <w:rFonts w:hint="eastAsia"/>
          </w:rPr>
          <w:t>和资源</w:t>
        </w:r>
      </w:ins>
      <w:ins w:id="194" w:author="zg" w:date="2017-05-11T11:19:00Z">
        <w:r>
          <w:rPr>
            <w:rFonts w:hint="eastAsia"/>
          </w:rPr>
          <w:t>缓存</w:t>
        </w:r>
      </w:ins>
    </w:p>
    <w:p w:rsidR="003F30D7" w:rsidRPr="003F30D7" w:rsidRDefault="003F30D7">
      <w:pPr>
        <w:rPr>
          <w:ins w:id="195" w:author="zg" w:date="2017-05-11T11:19:00Z"/>
        </w:rPr>
        <w:pPrChange w:id="196" w:author="zg" w:date="2017-05-11T11:38:00Z">
          <w:pPr>
            <w:ind w:firstLineChars="200" w:firstLine="480"/>
          </w:pPr>
        </w:pPrChange>
      </w:pPr>
      <w:ins w:id="197" w:author="zg" w:date="2017-05-11T11:38:00Z">
        <w:r>
          <w:rPr>
            <w:rFonts w:hint="eastAsia"/>
          </w:rPr>
          <w:t>资源配置和资源</w:t>
        </w:r>
      </w:ins>
      <w:ins w:id="198" w:author="zg" w:date="2017-05-11T11:39:00Z">
        <w:r>
          <w:rPr>
            <w:rFonts w:hint="eastAsia"/>
          </w:rPr>
          <w:t>分成3级缓存，1，2级在客户端，第3级在服务器端。</w:t>
        </w:r>
      </w:ins>
      <w:ins w:id="199" w:author="zg" w:date="2017-05-11T11:40:00Z">
        <w:r>
          <w:rPr>
            <w:rFonts w:hint="eastAsia"/>
          </w:rPr>
          <w:t>如下图：</w:t>
        </w:r>
      </w:ins>
    </w:p>
    <w:p w:rsidR="00626923" w:rsidRDefault="0010720D">
      <w:pPr>
        <w:jc w:val="center"/>
        <w:rPr>
          <w:ins w:id="200" w:author="zg" w:date="2017-05-11T11:40:00Z"/>
        </w:rPr>
        <w:pPrChange w:id="201" w:author="zg" w:date="2017-05-11T11:37:00Z">
          <w:pPr>
            <w:ind w:firstLineChars="200" w:firstLine="480"/>
          </w:pPr>
        </w:pPrChange>
      </w:pPr>
      <w:ins w:id="202" w:author="zg" w:date="2017-05-11T11:37:00Z">
        <w:r>
          <w:object w:dxaOrig="3991" w:dyaOrig="4696">
            <v:shape id="_x0000_i1036" type="#_x0000_t75" style="width:199.5pt;height:234.75pt" o:ole="">
              <v:imagedata r:id="rId36" o:title=""/>
            </v:shape>
            <o:OLEObject Type="Embed" ProgID="Visio.Drawing.15" ShapeID="_x0000_i1036" DrawAspect="Content" ObjectID="_1556437181" r:id="rId37"/>
          </w:object>
        </w:r>
      </w:ins>
    </w:p>
    <w:p w:rsidR="00C91DAA" w:rsidRDefault="00727B1A">
      <w:pPr>
        <w:pStyle w:val="6"/>
        <w:rPr>
          <w:ins w:id="203" w:author="zg" w:date="2017-05-11T15:39:00Z"/>
        </w:rPr>
        <w:pPrChange w:id="204" w:author="zg" w:date="2017-05-11T15:39:00Z">
          <w:pPr>
            <w:ind w:firstLineChars="200" w:firstLine="480"/>
          </w:pPr>
        </w:pPrChange>
      </w:pPr>
      <w:ins w:id="205" w:author="zg" w:date="2017-05-11T14:43:00Z">
        <w:r>
          <w:rPr>
            <w:rFonts w:hint="eastAsia"/>
          </w:rPr>
          <w:t>客户端缓存</w:t>
        </w:r>
      </w:ins>
    </w:p>
    <w:p w:rsidR="00746B39" w:rsidRDefault="00C91DAA">
      <w:pPr>
        <w:jc w:val="left"/>
        <w:rPr>
          <w:ins w:id="206" w:author="zg" w:date="2017-05-11T15:10:00Z"/>
        </w:rPr>
        <w:pPrChange w:id="207" w:author="zg" w:date="2017-05-11T14:58:00Z">
          <w:pPr>
            <w:ind w:firstLineChars="200" w:firstLine="480"/>
          </w:pPr>
        </w:pPrChange>
      </w:pPr>
      <w:ins w:id="208" w:author="zg" w:date="2017-05-11T15:39:00Z">
        <w:r>
          <w:rPr>
            <w:rFonts w:hint="eastAsia"/>
          </w:rPr>
          <w:t>缓存</w:t>
        </w:r>
      </w:ins>
      <w:ins w:id="209" w:author="zg" w:date="2017-05-11T14:44:00Z">
        <w:r w:rsidR="00727B1A">
          <w:rPr>
            <w:rFonts w:hint="eastAsia"/>
          </w:rPr>
          <w:t>资源配置数据和资源文件（模型、图片等）。</w:t>
        </w:r>
      </w:ins>
      <w:ins w:id="210" w:author="zg" w:date="2017-05-11T14:49:00Z">
        <w:r w:rsidR="00727B1A">
          <w:rPr>
            <w:rFonts w:hint="eastAsia"/>
          </w:rPr>
          <w:t>内存采用Map对象</w:t>
        </w:r>
      </w:ins>
      <w:ins w:id="211" w:author="zg" w:date="2017-05-11T14:50:00Z">
        <w:r w:rsidR="00727B1A">
          <w:rPr>
            <w:rFonts w:hint="eastAsia"/>
          </w:rPr>
          <w:t>存储（c#的</w:t>
        </w:r>
      </w:ins>
      <w:ins w:id="212" w:author="zg" w:date="2017-05-11T14:51:00Z">
        <w:r w:rsidR="00727B1A">
          <w:rPr>
            <w:rFonts w:hint="eastAsia"/>
          </w:rPr>
          <w:t>类型是</w:t>
        </w:r>
      </w:ins>
      <w:ins w:id="213" w:author="zg" w:date="2017-05-11T14:57:00Z">
        <w:r w:rsidR="00AE2F61" w:rsidRPr="00AE2F61">
          <w:rPr>
            <w:rPrChange w:id="214" w:author="zg" w:date="2017-05-11T14:57:00Z">
              <w:rPr>
                <w:i/>
                <w:iCs/>
              </w:rPr>
            </w:rPrChange>
          </w:rPr>
          <w:t>Dictionary</w:t>
        </w:r>
      </w:ins>
      <w:ins w:id="215" w:author="zg" w:date="2017-05-11T14:51:00Z">
        <w:r w:rsidR="00727B1A">
          <w:rPr>
            <w:rFonts w:hint="eastAsia"/>
          </w:rPr>
          <w:t>），key为瓦片id</w:t>
        </w:r>
      </w:ins>
      <w:ins w:id="216" w:author="zg" w:date="2017-05-11T14:55:00Z">
        <w:r w:rsidR="00AE2F61">
          <w:rPr>
            <w:rFonts w:hint="eastAsia"/>
          </w:rPr>
          <w:t>，</w:t>
        </w:r>
      </w:ins>
      <w:ins w:id="217" w:author="zg" w:date="2017-05-11T16:31:00Z">
        <w:r w:rsidR="0048055A">
          <w:rPr>
            <w:rFonts w:hint="eastAsia"/>
          </w:rPr>
          <w:t>缓存值为</w:t>
        </w:r>
      </w:ins>
      <w:ins w:id="218" w:author="zg" w:date="2017-05-11T14:56:00Z">
        <w:r w:rsidR="00B63188">
          <w:rPr>
            <w:rFonts w:hint="eastAsia"/>
          </w:rPr>
          <w:t>瓦片的版本号、瓦片上的配置数据、瓦片上的资源数据</w:t>
        </w:r>
      </w:ins>
      <w:ins w:id="219" w:author="zg" w:date="2017-05-11T15:00:00Z">
        <w:r w:rsidR="00B63188">
          <w:rPr>
            <w:rFonts w:hint="eastAsia"/>
          </w:rPr>
          <w:t>。</w:t>
        </w:r>
      </w:ins>
      <w:r w:rsidR="004D4717">
        <w:rPr>
          <w:rFonts w:hint="eastAsia"/>
        </w:rPr>
        <w:t>资源（模型）数据主要采用本地文件缓存。</w:t>
      </w:r>
      <w:ins w:id="220" w:author="zg" w:date="2017-05-11T15:13:00Z">
        <w:r w:rsidR="00746B39">
          <w:rPr>
            <w:rFonts w:hint="eastAsia"/>
          </w:rPr>
          <w:t>版本号采用</w:t>
        </w:r>
      </w:ins>
      <w:ins w:id="221" w:author="zg" w:date="2017-05-11T16:31:00Z">
        <w:r w:rsidR="007E0464">
          <w:rPr>
            <w:rFonts w:hint="eastAsia"/>
          </w:rPr>
          <w:t>GUID</w:t>
        </w:r>
      </w:ins>
      <w:ins w:id="222" w:author="zg" w:date="2017-05-11T15:13:00Z">
        <w:r w:rsidR="00746B39">
          <w:rPr>
            <w:rFonts w:hint="eastAsia"/>
          </w:rPr>
          <w:t>，</w:t>
        </w:r>
      </w:ins>
      <w:ins w:id="223" w:author="zg" w:date="2017-05-11T16:31:00Z">
        <w:r w:rsidR="00EE6016">
          <w:rPr>
            <w:rFonts w:hint="eastAsia"/>
          </w:rPr>
          <w:t>资源配置修改后</w:t>
        </w:r>
      </w:ins>
      <w:ins w:id="224" w:author="zg" w:date="2017-05-11T15:14:00Z">
        <w:r w:rsidR="00746B39">
          <w:rPr>
            <w:rFonts w:hint="eastAsia"/>
          </w:rPr>
          <w:t>重新算，确保不碰撞。</w:t>
        </w:r>
      </w:ins>
    </w:p>
    <w:p w:rsidR="00746B39" w:rsidRDefault="00AE2F61">
      <w:pPr>
        <w:jc w:val="left"/>
        <w:rPr>
          <w:ins w:id="225" w:author="zg" w:date="2017-05-11T14:56:00Z"/>
        </w:rPr>
        <w:pPrChange w:id="226" w:author="zg" w:date="2017-05-11T14:58:00Z">
          <w:pPr>
            <w:ind w:firstLineChars="200" w:firstLine="480"/>
          </w:pPr>
        </w:pPrChange>
      </w:pPr>
      <w:ins w:id="227" w:author="zg" w:date="2017-05-11T14:56:00Z">
        <w:r>
          <w:rPr>
            <w:rFonts w:hint="eastAsia"/>
          </w:rPr>
          <w:t>更新策略</w:t>
        </w:r>
      </w:ins>
      <w:ins w:id="228" w:author="zg" w:date="2017-05-11T15:10:00Z">
        <w:r w:rsidR="00746B39">
          <w:rPr>
            <w:rFonts w:hint="eastAsia"/>
          </w:rPr>
          <w:t>有如下几种：</w:t>
        </w:r>
      </w:ins>
    </w:p>
    <w:p w:rsidR="00727B1A" w:rsidRDefault="00AE2F61">
      <w:pPr>
        <w:pStyle w:val="a3"/>
        <w:numPr>
          <w:ilvl w:val="0"/>
          <w:numId w:val="33"/>
        </w:numPr>
        <w:ind w:firstLineChars="0"/>
        <w:jc w:val="left"/>
        <w:rPr>
          <w:ins w:id="229" w:author="zg" w:date="2017-05-11T15:11:00Z"/>
        </w:rPr>
        <w:pPrChange w:id="230" w:author="zg" w:date="2017-05-11T15:10:00Z">
          <w:pPr>
            <w:ind w:firstLineChars="200" w:firstLine="480"/>
          </w:pPr>
        </w:pPrChange>
      </w:pPr>
      <w:ins w:id="231" w:author="zg" w:date="2017-05-11T14:56:00Z">
        <w:r>
          <w:rPr>
            <w:rFonts w:hint="eastAsia"/>
          </w:rPr>
          <w:t>向服务器请求瓦片的版本号，然后对比，如果有不同，就向服务器取最新的瓦片中资源配置数据，使用服务端资源配置数据和本地缓存的资源配置数据进行对比，通过差异进行缓存更新，并再次缓存瓦片版本号</w:t>
        </w:r>
      </w:ins>
      <w:ins w:id="232" w:author="zg" w:date="2017-05-11T14:57:00Z">
        <w:r w:rsidR="00B63188">
          <w:rPr>
            <w:rFonts w:hint="eastAsia"/>
          </w:rPr>
          <w:t>。</w:t>
        </w:r>
      </w:ins>
      <w:ins w:id="233" w:author="zg" w:date="2017-05-11T15:11:00Z">
        <w:r w:rsidR="00003785">
          <w:rPr>
            <w:rFonts w:hint="eastAsia"/>
          </w:rPr>
          <w:t>这种方式</w:t>
        </w:r>
      </w:ins>
      <w:ins w:id="234" w:author="zg" w:date="2017-05-11T16:36:00Z">
        <w:r w:rsidR="00003785">
          <w:rPr>
            <w:rFonts w:hint="eastAsia"/>
          </w:rPr>
          <w:t>缓存数据</w:t>
        </w:r>
      </w:ins>
      <w:ins w:id="235" w:author="zg" w:date="2017-05-11T15:11:00Z">
        <w:r w:rsidR="00746B39">
          <w:rPr>
            <w:rFonts w:hint="eastAsia"/>
          </w:rPr>
          <w:t>准确，但是会向服务器请求版本号，</w:t>
        </w:r>
      </w:ins>
      <w:ins w:id="236" w:author="zg" w:date="2017-05-11T15:14:00Z">
        <w:r w:rsidR="00652EC6">
          <w:rPr>
            <w:rFonts w:hint="eastAsia"/>
          </w:rPr>
          <w:t>网络交换多。</w:t>
        </w:r>
      </w:ins>
    </w:p>
    <w:p w:rsidR="0060290A" w:rsidRDefault="0060290A">
      <w:pPr>
        <w:pStyle w:val="a3"/>
        <w:numPr>
          <w:ilvl w:val="0"/>
          <w:numId w:val="33"/>
        </w:numPr>
        <w:ind w:firstLineChars="0"/>
        <w:jc w:val="left"/>
        <w:rPr>
          <w:ins w:id="237" w:author="zg" w:date="2017-05-11T15:36:00Z"/>
        </w:rPr>
        <w:pPrChange w:id="238" w:author="zg" w:date="2017-05-11T15:33:00Z">
          <w:pPr>
            <w:ind w:firstLineChars="200" w:firstLine="480"/>
          </w:pPr>
        </w:pPrChange>
      </w:pPr>
      <w:ins w:id="239" w:author="zg" w:date="2017-05-11T15:33:00Z">
        <w:r>
          <w:rPr>
            <w:rFonts w:hint="eastAsia"/>
          </w:rPr>
          <w:lastRenderedPageBreak/>
          <w:t>采用实现了</w:t>
        </w:r>
      </w:ins>
      <w:ins w:id="240" w:author="zg" w:date="2017-05-11T15:27:00Z">
        <w:r>
          <w:t>FIFO</w:t>
        </w:r>
      </w:ins>
      <w:ins w:id="241" w:author="zg" w:date="2017-05-11T15:28:00Z">
        <w:r>
          <w:rPr>
            <w:rFonts w:hint="eastAsia"/>
          </w:rPr>
          <w:t>算法</w:t>
        </w:r>
      </w:ins>
      <w:ins w:id="242" w:author="zg" w:date="2017-05-11T15:34:00Z">
        <w:r>
          <w:rPr>
            <w:rFonts w:hint="eastAsia"/>
          </w:rPr>
          <w:t>、</w:t>
        </w:r>
      </w:ins>
      <w:ins w:id="243" w:author="zg" w:date="2017-05-11T15:29:00Z">
        <w:r>
          <w:t>LFU</w:t>
        </w:r>
        <w:r>
          <w:rPr>
            <w:rFonts w:hint="eastAsia"/>
          </w:rPr>
          <w:t>算法</w:t>
        </w:r>
      </w:ins>
      <w:ins w:id="244" w:author="zg" w:date="2017-05-11T15:34:00Z">
        <w:r>
          <w:rPr>
            <w:rFonts w:hint="eastAsia"/>
          </w:rPr>
          <w:t>、</w:t>
        </w:r>
      </w:ins>
      <w:ins w:id="245" w:author="zg" w:date="2017-05-11T15:33:00Z">
        <w:r>
          <w:t>LRU</w:t>
        </w:r>
      </w:ins>
      <w:ins w:id="246" w:author="zg" w:date="2017-05-11T15:34:00Z">
        <w:r>
          <w:rPr>
            <w:rFonts w:hint="eastAsia"/>
          </w:rPr>
          <w:t>算法的本地缓存库，来实现缓存的淘汰。</w:t>
        </w:r>
      </w:ins>
    </w:p>
    <w:p w:rsidR="003A3335" w:rsidRDefault="006450C7">
      <w:pPr>
        <w:pStyle w:val="a3"/>
        <w:ind w:left="780" w:firstLineChars="0" w:firstLine="0"/>
        <w:jc w:val="left"/>
        <w:rPr>
          <w:ins w:id="247" w:author="zg" w:date="2017-05-11T15:36:00Z"/>
        </w:rPr>
        <w:pPrChange w:id="248" w:author="zg" w:date="2017-05-11T15:36:00Z">
          <w:pPr>
            <w:ind w:firstLineChars="200" w:firstLine="480"/>
          </w:pPr>
        </w:pPrChange>
      </w:pPr>
      <w:ins w:id="249" w:author="zg" w:date="2017-05-11T16:32:00Z">
        <w:r>
          <w:rPr>
            <w:rFonts w:hint="eastAsia"/>
          </w:rPr>
          <w:t>这样</w:t>
        </w:r>
      </w:ins>
      <w:ins w:id="250" w:author="zg" w:date="2017-05-11T15:35:00Z">
        <w:r w:rsidR="0060290A">
          <w:rPr>
            <w:rFonts w:hint="eastAsia"/>
          </w:rPr>
          <w:t>缓存更新</w:t>
        </w:r>
      </w:ins>
      <w:ins w:id="251" w:author="zg" w:date="2017-05-11T15:36:00Z">
        <w:r w:rsidR="003A3335">
          <w:rPr>
            <w:rFonts w:hint="eastAsia"/>
          </w:rPr>
          <w:t>有两种方式：</w:t>
        </w:r>
      </w:ins>
    </w:p>
    <w:p w:rsidR="003632EC" w:rsidRDefault="0060290A">
      <w:pPr>
        <w:pStyle w:val="a3"/>
        <w:numPr>
          <w:ilvl w:val="1"/>
          <w:numId w:val="33"/>
        </w:numPr>
        <w:ind w:firstLineChars="0"/>
        <w:jc w:val="left"/>
        <w:rPr>
          <w:ins w:id="252" w:author="zg" w:date="2017-05-11T16:12:00Z"/>
        </w:rPr>
        <w:pPrChange w:id="253" w:author="zg" w:date="2017-05-11T16:12:00Z">
          <w:pPr>
            <w:ind w:firstLineChars="200" w:firstLine="480"/>
          </w:pPr>
        </w:pPrChange>
      </w:pPr>
      <w:ins w:id="254" w:author="zg" w:date="2017-05-11T15:36:00Z">
        <w:r>
          <w:rPr>
            <w:rFonts w:hint="eastAsia"/>
          </w:rPr>
          <w:t>服务器像客户端推送更新消息，</w:t>
        </w:r>
        <w:r w:rsidR="003A3335">
          <w:rPr>
            <w:rFonts w:hint="eastAsia"/>
          </w:rPr>
          <w:t>客户端收到消息后</w:t>
        </w:r>
      </w:ins>
      <w:ins w:id="255" w:author="zg" w:date="2017-05-11T15:37:00Z">
        <w:r w:rsidR="003A3335">
          <w:rPr>
            <w:rFonts w:hint="eastAsia"/>
          </w:rPr>
          <w:t>更新缓存</w:t>
        </w:r>
      </w:ins>
      <w:ins w:id="256" w:author="zg" w:date="2017-05-11T15:38:00Z">
        <w:r w:rsidR="003A3335">
          <w:rPr>
            <w:rFonts w:hint="eastAsia"/>
          </w:rPr>
          <w:t>。</w:t>
        </w:r>
      </w:ins>
    </w:p>
    <w:p w:rsidR="003A3335" w:rsidRDefault="003A3335">
      <w:pPr>
        <w:pStyle w:val="a3"/>
        <w:numPr>
          <w:ilvl w:val="1"/>
          <w:numId w:val="33"/>
        </w:numPr>
        <w:ind w:firstLineChars="0"/>
        <w:jc w:val="left"/>
        <w:rPr>
          <w:ins w:id="257" w:author="zg" w:date="2017-05-11T16:08:00Z"/>
        </w:rPr>
        <w:pPrChange w:id="258" w:author="zg" w:date="2017-05-11T16:12:00Z">
          <w:pPr>
            <w:ind w:firstLineChars="200" w:firstLine="480"/>
          </w:pPr>
        </w:pPrChange>
      </w:pPr>
      <w:ins w:id="259" w:author="zg" w:date="2017-05-11T15:37:00Z">
        <w:r>
          <w:rPr>
            <w:rFonts w:hint="eastAsia"/>
          </w:rPr>
          <w:t>客户端定时向服务器请求一次版本号，对比版本号后进行缓存更新</w:t>
        </w:r>
      </w:ins>
      <w:ins w:id="260" w:author="zg" w:date="2017-05-11T15:38:00Z">
        <w:r>
          <w:rPr>
            <w:rFonts w:hint="eastAsia"/>
          </w:rPr>
          <w:t>。</w:t>
        </w:r>
      </w:ins>
    </w:p>
    <w:p w:rsidR="00465BC3" w:rsidRDefault="00465BC3">
      <w:pPr>
        <w:jc w:val="left"/>
        <w:rPr>
          <w:ins w:id="261" w:author="zg" w:date="2017-05-11T15:51:00Z"/>
        </w:rPr>
        <w:pPrChange w:id="262" w:author="zg" w:date="2017-05-11T16:09:00Z">
          <w:pPr>
            <w:ind w:firstLineChars="200" w:firstLine="480"/>
          </w:pPr>
        </w:pPrChange>
      </w:pPr>
      <w:ins w:id="263" w:author="zg" w:date="2017-05-11T16:09:00Z">
        <w:r>
          <w:rPr>
            <w:rFonts w:hint="eastAsia"/>
          </w:rPr>
          <w:t>建议采用</w:t>
        </w:r>
        <w:r w:rsidR="003632EC">
          <w:rPr>
            <w:rFonts w:hint="eastAsia"/>
          </w:rPr>
          <w:t>2.1</w:t>
        </w:r>
      </w:ins>
      <w:ins w:id="264" w:author="zg" w:date="2017-05-11T16:12:00Z">
        <w:r w:rsidR="003632EC">
          <w:rPr>
            <w:rFonts w:hint="eastAsia"/>
          </w:rPr>
          <w:t>方案</w:t>
        </w:r>
      </w:ins>
      <w:ins w:id="265" w:author="zg" w:date="2017-05-11T16:32:00Z">
        <w:r w:rsidR="00171337">
          <w:rPr>
            <w:rFonts w:hint="eastAsia"/>
          </w:rPr>
          <w:t>，减少网络交换。</w:t>
        </w:r>
      </w:ins>
    </w:p>
    <w:p w:rsidR="00FF445A" w:rsidRDefault="00FF445A">
      <w:pPr>
        <w:pStyle w:val="6"/>
        <w:rPr>
          <w:ins w:id="266" w:author="zg" w:date="2017-05-11T15:52:00Z"/>
        </w:rPr>
        <w:pPrChange w:id="267" w:author="zg" w:date="2017-05-11T15:52:00Z">
          <w:pPr>
            <w:ind w:firstLineChars="200" w:firstLine="480"/>
          </w:pPr>
        </w:pPrChange>
      </w:pPr>
      <w:ins w:id="268" w:author="zg" w:date="2017-05-11T15:52:00Z">
        <w:r>
          <w:rPr>
            <w:rFonts w:hint="eastAsia"/>
          </w:rPr>
          <w:t>服务端资源配置缓存</w:t>
        </w:r>
      </w:ins>
    </w:p>
    <w:p w:rsidR="00FF445A" w:rsidRDefault="00FF445A">
      <w:pPr>
        <w:rPr>
          <w:ins w:id="269" w:author="zg" w:date="2017-05-11T16:00:00Z"/>
        </w:rPr>
        <w:pPrChange w:id="270" w:author="zg" w:date="2017-05-11T15:52:00Z">
          <w:pPr>
            <w:ind w:firstLineChars="200" w:firstLine="480"/>
          </w:pPr>
        </w:pPrChange>
      </w:pPr>
      <w:ins w:id="271" w:author="zg" w:date="2017-05-11T15:54:00Z">
        <w:r>
          <w:rPr>
            <w:rFonts w:hint="eastAsia"/>
          </w:rPr>
          <w:t>服务端</w:t>
        </w:r>
      </w:ins>
      <w:ins w:id="272" w:author="zg" w:date="2017-05-11T15:55:00Z">
        <w:r>
          <w:rPr>
            <w:rFonts w:hint="eastAsia"/>
          </w:rPr>
          <w:t>采用redis服务器缓存资源配置</w:t>
        </w:r>
      </w:ins>
      <w:ins w:id="273" w:author="zg" w:date="2017-05-11T15:56:00Z">
        <w:r>
          <w:rPr>
            <w:rFonts w:hint="eastAsia"/>
          </w:rPr>
          <w:t>数据，key为瓦片id、建筑id、图集id等。缓存数据</w:t>
        </w:r>
      </w:ins>
      <w:ins w:id="274" w:author="zg" w:date="2017-05-11T15:57:00Z">
        <w:r>
          <w:rPr>
            <w:rFonts w:hint="eastAsia"/>
          </w:rPr>
          <w:t>为对应的瓦片配置数据（包括版本）、建筑配置数据（包括版本）、图集配置数据（包括</w:t>
        </w:r>
      </w:ins>
      <w:ins w:id="275" w:author="zg" w:date="2017-05-11T15:58:00Z">
        <w:r>
          <w:rPr>
            <w:rFonts w:hint="eastAsia"/>
          </w:rPr>
          <w:t>版本）。资源（模型等）采用对象存储服务器存储，后台服务对</w:t>
        </w:r>
      </w:ins>
      <w:ins w:id="276" w:author="zg" w:date="2017-05-11T15:59:00Z">
        <w:r>
          <w:rPr>
            <w:rFonts w:hint="eastAsia"/>
          </w:rPr>
          <w:t>它</w:t>
        </w:r>
      </w:ins>
      <w:ins w:id="277" w:author="zg" w:date="2017-05-11T15:58:00Z">
        <w:r>
          <w:rPr>
            <w:rFonts w:hint="eastAsia"/>
          </w:rPr>
          <w:t>不做</w:t>
        </w:r>
      </w:ins>
      <w:ins w:id="278" w:author="zg" w:date="2017-05-11T15:59:00Z">
        <w:r>
          <w:rPr>
            <w:rFonts w:hint="eastAsia"/>
          </w:rPr>
          <w:t>缓存。</w:t>
        </w:r>
      </w:ins>
    </w:p>
    <w:p w:rsidR="00FF445A" w:rsidRDefault="00FF445A">
      <w:pPr>
        <w:rPr>
          <w:ins w:id="279" w:author="zg" w:date="2017-05-11T16:00:00Z"/>
        </w:rPr>
        <w:pPrChange w:id="280" w:author="zg" w:date="2017-05-11T15:52:00Z">
          <w:pPr>
            <w:ind w:firstLineChars="200" w:firstLine="480"/>
          </w:pPr>
        </w:pPrChange>
      </w:pPr>
      <w:ins w:id="281" w:author="zg" w:date="2017-05-11T16:00:00Z">
        <w:r>
          <w:rPr>
            <w:rFonts w:hint="eastAsia"/>
          </w:rPr>
          <w:t>更新策略：</w:t>
        </w:r>
      </w:ins>
    </w:p>
    <w:p w:rsidR="00FF445A" w:rsidRDefault="00FF445A">
      <w:pPr>
        <w:pStyle w:val="a3"/>
        <w:numPr>
          <w:ilvl w:val="0"/>
          <w:numId w:val="36"/>
        </w:numPr>
        <w:ind w:firstLineChars="0"/>
        <w:rPr>
          <w:ins w:id="282" w:author="zg" w:date="2017-05-11T16:01:00Z"/>
        </w:rPr>
        <w:pPrChange w:id="283" w:author="zg" w:date="2017-05-11T16:01:00Z">
          <w:pPr>
            <w:ind w:firstLineChars="200" w:firstLine="480"/>
          </w:pPr>
        </w:pPrChange>
      </w:pPr>
      <w:ins w:id="284" w:author="zg" w:date="2017-05-11T16:01:00Z">
        <w:r>
          <w:rPr>
            <w:rFonts w:hint="eastAsia"/>
          </w:rPr>
          <w:t>商业</w:t>
        </w:r>
        <w:r w:rsidR="002C56DF">
          <w:rPr>
            <w:rFonts w:hint="eastAsia"/>
          </w:rPr>
          <w:t>资源配置</w:t>
        </w:r>
        <w:r>
          <w:rPr>
            <w:rFonts w:hint="eastAsia"/>
          </w:rPr>
          <w:t>数据</w:t>
        </w:r>
        <w:r w:rsidR="002C56DF">
          <w:rPr>
            <w:rFonts w:hint="eastAsia"/>
          </w:rPr>
          <w:t>更新后，</w:t>
        </w:r>
      </w:ins>
      <w:ins w:id="285" w:author="zg" w:date="2017-05-11T16:37:00Z">
        <w:r w:rsidR="00492683">
          <w:rPr>
            <w:rFonts w:hint="eastAsia"/>
          </w:rPr>
          <w:t>然后</w:t>
        </w:r>
      </w:ins>
      <w:ins w:id="286" w:author="zg" w:date="2017-05-11T16:01:00Z">
        <w:r w:rsidR="002C56DF">
          <w:rPr>
            <w:rFonts w:hint="eastAsia"/>
          </w:rPr>
          <w:t>更新</w:t>
        </w:r>
        <w:r w:rsidR="00492683">
          <w:rPr>
            <w:rFonts w:hint="eastAsia"/>
          </w:rPr>
          <w:t>缓存</w:t>
        </w:r>
      </w:ins>
      <w:ins w:id="287" w:author="zg" w:date="2017-05-11T16:37:00Z">
        <w:r w:rsidR="00492683">
          <w:rPr>
            <w:rFonts w:hint="eastAsia"/>
          </w:rPr>
          <w:t>。</w:t>
        </w:r>
      </w:ins>
    </w:p>
    <w:p w:rsidR="002C56DF" w:rsidRPr="00FF445A" w:rsidRDefault="002C56DF">
      <w:pPr>
        <w:pStyle w:val="a3"/>
        <w:numPr>
          <w:ilvl w:val="0"/>
          <w:numId w:val="36"/>
        </w:numPr>
        <w:ind w:firstLineChars="0"/>
        <w:pPrChange w:id="288" w:author="zg" w:date="2017-05-11T16:01:00Z">
          <w:pPr>
            <w:ind w:firstLineChars="200" w:firstLine="480"/>
          </w:pPr>
        </w:pPrChange>
      </w:pPr>
      <w:ins w:id="289" w:author="zg" w:date="2017-05-11T16:02:00Z">
        <w:r>
          <w:rPr>
            <w:rFonts w:hint="eastAsia"/>
          </w:rPr>
          <w:t>基础数据</w:t>
        </w:r>
      </w:ins>
      <w:ins w:id="290" w:author="zg" w:date="2017-05-11T16:03:00Z">
        <w:r>
          <w:rPr>
            <w:rFonts w:hint="eastAsia"/>
          </w:rPr>
          <w:t>是人工更新，</w:t>
        </w:r>
      </w:ins>
      <w:ins w:id="291" w:author="zg" w:date="2017-05-11T16:02:00Z">
        <w:r>
          <w:rPr>
            <w:rFonts w:hint="eastAsia"/>
          </w:rPr>
          <w:t>更新后，</w:t>
        </w:r>
      </w:ins>
      <w:ins w:id="292" w:author="zg" w:date="2017-05-11T16:03:00Z">
        <w:r>
          <w:rPr>
            <w:rFonts w:hint="eastAsia"/>
          </w:rPr>
          <w:t>手动清空redis缓存</w:t>
        </w:r>
      </w:ins>
      <w:ins w:id="293" w:author="zg" w:date="2017-05-11T16:04:00Z">
        <w:r>
          <w:rPr>
            <w:rFonts w:hint="eastAsia"/>
          </w:rPr>
          <w:t>。等有数据访问后，写入数据到redis。</w:t>
        </w:r>
      </w:ins>
    </w:p>
    <w:p w:rsidR="00B251F9" w:rsidRDefault="00B251F9" w:rsidP="00B251F9">
      <w:pPr>
        <w:pStyle w:val="2"/>
      </w:pPr>
      <w:bookmarkStart w:id="294" w:name="_Toc482284104"/>
      <w:r>
        <w:rPr>
          <w:rFonts w:hint="eastAsia"/>
        </w:rPr>
        <w:t>消息中间件（</w:t>
      </w:r>
      <w:r>
        <w:rPr>
          <w:rFonts w:hint="eastAsia"/>
        </w:rPr>
        <w:t>MQ</w:t>
      </w:r>
      <w:r>
        <w:rPr>
          <w:rFonts w:hint="eastAsia"/>
        </w:rPr>
        <w:t>）</w:t>
      </w:r>
      <w:bookmarkEnd w:id="294"/>
    </w:p>
    <w:p w:rsidR="00B251F9" w:rsidRDefault="00B251F9" w:rsidP="00B251F9">
      <w:r>
        <w:rPr>
          <w:rFonts w:hint="eastAsia"/>
        </w:rPr>
        <w:t>微服务之间采用REST</w:t>
      </w:r>
      <w:r>
        <w:t xml:space="preserve"> API</w:t>
      </w:r>
      <w:r>
        <w:rPr>
          <w:rFonts w:hint="eastAsia"/>
        </w:rPr>
        <w:t>或者RPC调用会导致服务之间的耦合度相对变高，</w:t>
      </w:r>
      <w:r>
        <w:t>如果被调用者处理过程复杂，将会严重影响调用者的执行效率和资源使用率。此外，如果调用失败，整个架构即失败</w:t>
      </w:r>
      <w:r>
        <w:rPr>
          <w:rFonts w:hint="eastAsia"/>
        </w:rPr>
        <w:t>。</w:t>
      </w:r>
      <w:r w:rsidR="007572EB">
        <w:rPr>
          <w:rFonts w:hint="eastAsia"/>
        </w:rPr>
        <w:t>采用MQ可以实现解耦，如下图：</w:t>
      </w:r>
    </w:p>
    <w:p w:rsidR="007572EB" w:rsidRDefault="007572EB" w:rsidP="007572EB">
      <w:pPr>
        <w:jc w:val="center"/>
      </w:pPr>
      <w:r>
        <w:rPr>
          <w:noProof/>
        </w:rPr>
        <w:lastRenderedPageBreak/>
        <w:drawing>
          <wp:inline distT="0" distB="0" distL="0" distR="0" wp14:anchorId="5EA549D8" wp14:editId="060EC5A1">
            <wp:extent cx="5124450" cy="1600200"/>
            <wp:effectExtent l="0" t="0" r="0" b="0"/>
            <wp:docPr id="1" name="图片 1" descr="http://images.cnitblog.com/blog/483523/201307/18140048-6556af1c3b3847dcb1d58e76491c64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ages.cnitblog.com/blog/483523/201307/18140048-6556af1c3b3847dcb1d58e76491c64c7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EB" w:rsidRDefault="007572EB">
      <w:r>
        <w:t>应用程序1向</w:t>
      </w:r>
      <w:r>
        <w:rPr>
          <w:rFonts w:hint="eastAsia"/>
        </w:rPr>
        <w:t>MQ</w:t>
      </w:r>
      <w:r>
        <w:t>发送一条消息，很可能一段时间之后，应用程序2调用</w:t>
      </w:r>
      <w:r>
        <w:rPr>
          <w:rFonts w:hint="eastAsia"/>
        </w:rPr>
        <w:t>MQ</w:t>
      </w:r>
      <w:r>
        <w:t>来收取消息。任何一个应用程序都不知道对方是否存在也不需要阻塞等待。这种通信方式大大缩减了维护开销，因为对于一个应用程序的修改，会对其他应用程序影响极小。</w:t>
      </w:r>
      <w:r>
        <w:rPr>
          <w:rFonts w:hint="eastAsia"/>
        </w:rPr>
        <w:t>采用MQ这样异步的通信和调用方式也有缺点，不是全部业务都适用。MQ相对效率低，异步模式的开发相对复杂。电商系统中，订单服务和支付服务比较适合采用MQ来做通信。</w:t>
      </w:r>
    </w:p>
    <w:p w:rsidR="007817CE" w:rsidRDefault="00FC7B11">
      <w:r>
        <w:t>MQ框架非常之多，比较流行的有RabbitMQ、ActiveMQ、ZeroMQ、kafka</w:t>
      </w:r>
      <w:r>
        <w:rPr>
          <w:rFonts w:hint="eastAsia"/>
        </w:rPr>
        <w:t>，</w:t>
      </w:r>
      <w:r>
        <w:t>ZeroMQ</w:t>
      </w:r>
      <w:r>
        <w:rPr>
          <w:rFonts w:hint="eastAsia"/>
        </w:rPr>
        <w:t>使用比较复杂，</w:t>
      </w:r>
      <w:r>
        <w:t>kafka</w:t>
      </w:r>
      <w:r>
        <w:rPr>
          <w:rFonts w:hint="eastAsia"/>
        </w:rPr>
        <w:t>数据可能重复。</w:t>
      </w:r>
      <w:r w:rsidR="008E3A04">
        <w:t>Spring Cloud Stream</w:t>
      </w:r>
      <w:r w:rsidR="008E3A04">
        <w:rPr>
          <w:rFonts w:hint="eastAsia"/>
        </w:rPr>
        <w:t>提供对了</w:t>
      </w:r>
      <w:r w:rsidR="008E3A04">
        <w:t>RabbitMQ</w:t>
      </w:r>
      <w:r w:rsidR="008E3A04">
        <w:rPr>
          <w:rFonts w:hint="eastAsia"/>
        </w:rPr>
        <w:t>和</w:t>
      </w:r>
      <w:r w:rsidR="008E3A04">
        <w:t>kafka</w:t>
      </w:r>
      <w:r w:rsidR="008E3A04">
        <w:rPr>
          <w:rFonts w:hint="eastAsia"/>
        </w:rPr>
        <w:t>使用的实现。</w:t>
      </w:r>
    </w:p>
    <w:p w:rsidR="008B238F" w:rsidRDefault="008B238F" w:rsidP="008B238F">
      <w:pPr>
        <w:pStyle w:val="2"/>
      </w:pPr>
      <w:bookmarkStart w:id="295" w:name="_Toc482284105"/>
      <w:r>
        <w:rPr>
          <w:rFonts w:hint="eastAsia"/>
        </w:rPr>
        <w:t>服务组件</w:t>
      </w:r>
      <w:bookmarkEnd w:id="295"/>
    </w:p>
    <w:p w:rsidR="00D26032" w:rsidRDefault="008B238F" w:rsidP="008B238F">
      <w:r>
        <w:rPr>
          <w:rFonts w:hint="eastAsia"/>
        </w:rPr>
        <w:t>微服务的实现，对外提供REST</w:t>
      </w:r>
      <w:r>
        <w:t xml:space="preserve"> </w:t>
      </w:r>
      <w:r>
        <w:rPr>
          <w:rFonts w:hint="eastAsia"/>
        </w:rPr>
        <w:t>API实现服务调用接口。</w:t>
      </w:r>
    </w:p>
    <w:p w:rsidR="0068610C" w:rsidRDefault="008B238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微服务间的调用是REST</w:t>
      </w:r>
      <w:r>
        <w:t xml:space="preserve"> </w:t>
      </w:r>
      <w:r>
        <w:rPr>
          <w:rFonts w:hint="eastAsia"/>
        </w:rPr>
        <w:t>API（通过一下设置，也可以改成RPC，目前还没有采用RPC调用必要）。</w:t>
      </w:r>
      <w:r w:rsidR="0068610C">
        <w:rPr>
          <w:rFonts w:hint="eastAsia"/>
        </w:rPr>
        <w:t>有如下测试数据：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测试机器</w:t>
      </w:r>
      <w:r w:rsidRPr="00335B81">
        <w:rPr>
          <w:sz w:val="21"/>
          <w:szCs w:val="21"/>
        </w:rPr>
        <w:t xml:space="preserve"> cpu i5-4460 3.2GHz 内存8GB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sz w:val="21"/>
          <w:szCs w:val="21"/>
        </w:rPr>
        <w:t>feign rest  ：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 xml:space="preserve"> 1万次 有对象与json相互转换 在5100毫秒左右；无对象与json相互转换简单字符串在2400毫秒左右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lastRenderedPageBreak/>
        <w:t>调用</w:t>
      </w:r>
      <w:r w:rsidRPr="00335B81">
        <w:rPr>
          <w:sz w:val="21"/>
          <w:szCs w:val="21"/>
        </w:rPr>
        <w:t>10万次 有对象转换 54000毫秒左右，无对象转换简单字符串24500毫秒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sz w:val="21"/>
          <w:szCs w:val="21"/>
        </w:rPr>
        <w:t>dubbo rpc ：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 xml:space="preserve"> 1万次 对象序列化反序列化 在2400毫秒 ；无对象序列化反序列化，简单字符串2000毫秒左右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 xml:space="preserve"> 10万次 有序列化 23000毫秒；无序列化 简单字符串20000毫秒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纯本地调用平均每次调用不到</w:t>
      </w:r>
      <w:r w:rsidRPr="00335B81">
        <w:rPr>
          <w:sz w:val="21"/>
          <w:szCs w:val="21"/>
        </w:rPr>
        <w:t>1毫秒</w:t>
      </w:r>
    </w:p>
    <w:p w:rsidR="0068610C" w:rsidRDefault="0068610C" w:rsidP="00335B81">
      <w:pPr>
        <w:pStyle w:val="a3"/>
        <w:ind w:left="420" w:firstLineChars="0" w:firstLine="0"/>
      </w:pPr>
      <w:r>
        <w:rPr>
          <w:rFonts w:hint="eastAsia"/>
        </w:rPr>
        <w:t>加上数据库这样的</w:t>
      </w:r>
      <w:r>
        <w:t>io操作后 调用1万次 大约需要耗时10万毫秒，也就是平均一次调用需要10毫秒，已经是一个数量级的差距，所以通信协议上的差距不会造成太大影响</w:t>
      </w:r>
      <w:r w:rsidR="00486D5F">
        <w:rPr>
          <w:rFonts w:hint="eastAsia"/>
        </w:rPr>
        <w:t>。</w:t>
      </w:r>
    </w:p>
    <w:p w:rsidR="00345ADF" w:rsidRDefault="009D57EE" w:rsidP="00345AD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服务拆分</w:t>
      </w:r>
    </w:p>
    <w:p w:rsidR="00345ADF" w:rsidRDefault="00345ADF" w:rsidP="00345AD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将购物车从之前的用户服务中分离出来，将服务的主体由用户改成购物车（作为用户的一个属性</w:t>
      </w:r>
      <w:r w:rsidR="00EA4F97">
        <w:rPr>
          <w:rFonts w:hint="eastAsia"/>
        </w:rPr>
        <w:t>，后期</w:t>
      </w:r>
      <w:r>
        <w:rPr>
          <w:rFonts w:hint="eastAsia"/>
        </w:rPr>
        <w:t>）</w:t>
      </w:r>
    </w:p>
    <w:p w:rsidR="005A42FF" w:rsidRDefault="00345AD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将支付从订单服务中</w:t>
      </w:r>
      <w:r w:rsidR="00275703">
        <w:rPr>
          <w:rFonts w:hint="eastAsia"/>
        </w:rPr>
        <w:t>分离，支付作为一个独立的服务，支持多种支付手段。</w:t>
      </w:r>
    </w:p>
    <w:p w:rsidR="005A42FF" w:rsidRDefault="005A42F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把库存管理从</w:t>
      </w:r>
      <w:r w:rsidR="008E68D5">
        <w:rPr>
          <w:rFonts w:hint="eastAsia"/>
        </w:rPr>
        <w:t>商品</w:t>
      </w:r>
      <w:r>
        <w:rPr>
          <w:rFonts w:hint="eastAsia"/>
        </w:rPr>
        <w:t>服务中分离出来</w:t>
      </w:r>
      <w:r w:rsidR="00EA4F97">
        <w:rPr>
          <w:rFonts w:hint="eastAsia"/>
        </w:rPr>
        <w:t>(后期)</w:t>
      </w:r>
      <w:r w:rsidR="00185706">
        <w:rPr>
          <w:rFonts w:hint="eastAsia"/>
        </w:rPr>
        <w:t>。</w:t>
      </w:r>
    </w:p>
    <w:p w:rsidR="008B7FAD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采用一个服务一个数据库的方式，对数据库进行拆分，有利于服务的部署和扩展。</w:t>
      </w:r>
    </w:p>
    <w:p w:rsidR="00DE7D75" w:rsidRDefault="009212F9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服务内部采用本地事物保证一致性。</w:t>
      </w:r>
      <w:r w:rsidR="008B7FAD">
        <w:rPr>
          <w:rFonts w:hint="eastAsia"/>
        </w:rPr>
        <w:t>服务间事物强一致性采用Redis做分布式锁，采用MQ或计划任务做最终一致性。</w:t>
      </w:r>
    </w:p>
    <w:p w:rsidR="00766111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持久层由JdbcTemplate改成M</w:t>
      </w:r>
      <w:r>
        <w:t>yBatis</w:t>
      </w:r>
      <w:r>
        <w:rPr>
          <w:rFonts w:hint="eastAsia"/>
        </w:rPr>
        <w:t>。</w:t>
      </w:r>
    </w:p>
    <w:p w:rsidR="00B65344" w:rsidRDefault="00766111">
      <w:pPr>
        <w:pStyle w:val="a3"/>
        <w:ind w:left="780" w:firstLineChars="0" w:firstLine="0"/>
      </w:pPr>
      <w:r>
        <w:rPr>
          <w:rFonts w:hint="eastAsia"/>
        </w:rPr>
        <w:t>开发约定选择</w:t>
      </w:r>
      <w:r w:rsidR="00DE7D75">
        <w:t>XML</w:t>
      </w:r>
      <w:r>
        <w:rPr>
          <w:rFonts w:hint="eastAsia"/>
        </w:rPr>
        <w:t>文件</w:t>
      </w:r>
      <w:r w:rsidR="00DE7D75">
        <w:t>，将接口和 Java 的 POJOs</w:t>
      </w:r>
      <w:r>
        <w:rPr>
          <w:rFonts w:hint="eastAsia"/>
        </w:rPr>
        <w:t>，</w:t>
      </w:r>
      <w:r>
        <w:t>映射成数据库中的记录</w:t>
      </w:r>
      <w:r>
        <w:rPr>
          <w:rFonts w:hint="eastAsia"/>
        </w:rPr>
        <w:t>，禁止使用拼接方式传参，避免sql注入。</w:t>
      </w:r>
    </w:p>
    <w:p w:rsidR="00CC3F40" w:rsidRDefault="00CC3F40" w:rsidP="00335B81">
      <w:pPr>
        <w:pStyle w:val="2"/>
      </w:pPr>
      <w:bookmarkStart w:id="296" w:name="_Toc482284106"/>
      <w:r>
        <w:rPr>
          <w:rFonts w:hint="eastAsia"/>
        </w:rPr>
        <w:lastRenderedPageBreak/>
        <w:t>部署</w:t>
      </w:r>
      <w:bookmarkEnd w:id="296"/>
    </w:p>
    <w:p w:rsidR="00CC3F40" w:rsidRDefault="00CC3F40" w:rsidP="00335B81">
      <w:pPr>
        <w:ind w:firstLineChars="200" w:firstLine="480"/>
      </w:pPr>
      <w:r>
        <w:rPr>
          <w:rFonts w:hint="eastAsia"/>
        </w:rPr>
        <w:t>在整个系统中，我们的服务除了</w:t>
      </w:r>
      <w:r w:rsidRPr="00335B81">
        <w:t>soa_ejabberd</w:t>
      </w:r>
      <w:r w:rsidR="00A57322" w:rsidRPr="00335B81">
        <w:rPr>
          <w:rFonts w:hint="eastAsia"/>
        </w:rPr>
        <w:t>（聊天服务）</w:t>
      </w:r>
      <w:r w:rsidRPr="00335B81">
        <w:rPr>
          <w:rFonts w:hint="eastAsia"/>
        </w:rPr>
        <w:t>、</w:t>
      </w:r>
      <w:r w:rsidRPr="00335B81">
        <w:t>soa_scene</w:t>
      </w:r>
      <w:r w:rsidR="00A57322" w:rsidRPr="00335B81">
        <w:rPr>
          <w:rFonts w:hint="eastAsia"/>
        </w:rPr>
        <w:t>（场景服务）和</w:t>
      </w:r>
      <w:r w:rsidR="00A57322" w:rsidRPr="00335B81">
        <w:t>pc_vcity_erlang</w:t>
      </w:r>
      <w:r w:rsidR="00A57322" w:rsidRPr="00335B81">
        <w:rPr>
          <w:rFonts w:hint="eastAsia"/>
        </w:rPr>
        <w:t>（</w:t>
      </w:r>
      <w:r w:rsidR="00A57322" w:rsidRPr="00335B81">
        <w:t>Vcity服务</w:t>
      </w:r>
      <w:r w:rsidR="00A57322" w:rsidRPr="00335B81">
        <w:rPr>
          <w:rFonts w:hint="eastAsia"/>
        </w:rPr>
        <w:t>）之外，其余的服务</w:t>
      </w:r>
      <w:r w:rsidR="00D12930">
        <w:rPr>
          <w:rFonts w:hint="eastAsia"/>
        </w:rPr>
        <w:t>全部采用</w:t>
      </w:r>
      <w:r w:rsidR="00A57322" w:rsidRPr="00335B81">
        <w:t>docker进行部署</w:t>
      </w:r>
      <w:r w:rsidR="00D12930">
        <w:rPr>
          <w:rFonts w:hint="eastAsia"/>
        </w:rPr>
        <w:t>，这些服务做成docker镜像，插入docker容器</w:t>
      </w:r>
      <w:r w:rsidR="0085355E">
        <w:rPr>
          <w:rFonts w:hint="eastAsia"/>
        </w:rPr>
        <w:t>，可方便的扩容和降级。上面3个服务暂时由运维手动部署；相应的开发人员问题进行分析，最终达到</w:t>
      </w:r>
      <w:r w:rsidR="00633D63">
        <w:rPr>
          <w:rFonts w:hint="eastAsia"/>
        </w:rPr>
        <w:t>采</w:t>
      </w:r>
      <w:r w:rsidR="0085355E">
        <w:rPr>
          <w:rFonts w:hint="eastAsia"/>
        </w:rPr>
        <w:t>用docker部署。</w:t>
      </w:r>
    </w:p>
    <w:p w:rsidR="008E1772" w:rsidRDefault="0085355E" w:rsidP="00335B81">
      <w:pPr>
        <w:ind w:firstLineChars="200" w:firstLine="480"/>
      </w:pPr>
      <w:r>
        <w:rPr>
          <w:rFonts w:hint="eastAsia"/>
        </w:rPr>
        <w:t>架构体系中需要用到的</w:t>
      </w:r>
      <w:r w:rsidR="00876A2F">
        <w:rPr>
          <w:rFonts w:hint="eastAsia"/>
        </w:rPr>
        <w:t>负载均衡、Redis集群、消息队列集群</w:t>
      </w:r>
      <w:r w:rsidR="00876A2F">
        <w:t>Kafka</w:t>
      </w:r>
      <w:r w:rsidR="00876A2F">
        <w:rPr>
          <w:rFonts w:hint="eastAsia"/>
        </w:rPr>
        <w:t>、Zookeeper集群、docker容器、虚拟主机</w:t>
      </w:r>
      <w:r w:rsidR="00917A1A">
        <w:rPr>
          <w:rFonts w:hint="eastAsia"/>
        </w:rPr>
        <w:t>等</w:t>
      </w:r>
      <w:r w:rsidR="00876A2F">
        <w:rPr>
          <w:rFonts w:hint="eastAsia"/>
        </w:rPr>
        <w:t>，青云</w:t>
      </w:r>
      <w:r w:rsidR="008E1772">
        <w:rPr>
          <w:rFonts w:hint="eastAsia"/>
        </w:rPr>
        <w:t>全</w:t>
      </w:r>
      <w:r w:rsidR="00876A2F">
        <w:rPr>
          <w:rFonts w:hint="eastAsia"/>
        </w:rPr>
        <w:t>都提供了相应的产品，而且</w:t>
      </w:r>
      <w:r w:rsidR="008B7C32">
        <w:rPr>
          <w:rFonts w:hint="eastAsia"/>
        </w:rPr>
        <w:t>都</w:t>
      </w:r>
      <w:r w:rsidR="00876A2F">
        <w:rPr>
          <w:rFonts w:hint="eastAsia"/>
        </w:rPr>
        <w:t>管理、监控、告警</w:t>
      </w:r>
      <w:r w:rsidR="008B7C32">
        <w:rPr>
          <w:rFonts w:hint="eastAsia"/>
        </w:rPr>
        <w:t>等功能</w:t>
      </w:r>
      <w:r w:rsidR="00917A1A">
        <w:rPr>
          <w:rFonts w:hint="eastAsia"/>
        </w:rPr>
        <w:t>，</w:t>
      </w:r>
      <w:r w:rsidR="00633D63">
        <w:rPr>
          <w:rFonts w:hint="eastAsia"/>
        </w:rPr>
        <w:t>将平台部署在云之上，极大的降低了</w:t>
      </w:r>
      <w:r w:rsidR="00917A1A">
        <w:rPr>
          <w:rFonts w:hint="eastAsia"/>
        </w:rPr>
        <w:t>运维的</w:t>
      </w:r>
      <w:r w:rsidR="00633D63">
        <w:rPr>
          <w:rFonts w:hint="eastAsia"/>
        </w:rPr>
        <w:t>部署、维护成本，同时也降低了开发的成本（例如：Zookeeper的集群不用自己配置）。</w:t>
      </w:r>
      <w:r w:rsidR="008E1772">
        <w:rPr>
          <w:rFonts w:hint="eastAsia"/>
        </w:rPr>
        <w:t>研发和运维需要和青云密切合作，充分利用云资源，把我们的平台搭建好。</w:t>
      </w:r>
    </w:p>
    <w:p w:rsidR="00C36CCF" w:rsidRDefault="00C36CCF" w:rsidP="00335B81">
      <w:pPr>
        <w:ind w:firstLineChars="200" w:firstLine="480"/>
      </w:pPr>
      <w:r>
        <w:rPr>
          <w:rFonts w:hint="eastAsia"/>
        </w:rPr>
        <w:t>为了防止单点故障，至少在正式环境要把API网关和服务子系统部署2个。</w:t>
      </w:r>
    </w:p>
    <w:p w:rsidR="00021515" w:rsidRDefault="00021515" w:rsidP="00021515">
      <w:pPr>
        <w:pStyle w:val="4"/>
      </w:pPr>
      <w:r>
        <w:rPr>
          <w:rFonts w:hint="eastAsia"/>
        </w:rPr>
        <w:lastRenderedPageBreak/>
        <w:t>部署的架构图：</w:t>
      </w:r>
    </w:p>
    <w:p w:rsidR="00021515" w:rsidRDefault="00021515" w:rsidP="00021515">
      <w:pPr>
        <w:ind w:firstLineChars="200" w:firstLine="480"/>
      </w:pPr>
      <w:r>
        <w:object w:dxaOrig="10906" w:dyaOrig="13411">
          <v:shape id="_x0000_i1037" type="#_x0000_t75" style="width:414.75pt;height:510pt" o:ole="">
            <v:imagedata r:id="rId39" o:title=""/>
          </v:shape>
          <o:OLEObject Type="Embed" ProgID="Visio.Drawing.15" ShapeID="_x0000_i1037" DrawAspect="Content" ObjectID="_1556437182" r:id="rId40"/>
        </w:object>
      </w:r>
    </w:p>
    <w:p w:rsidR="00021515" w:rsidRDefault="00126F73">
      <w:pPr>
        <w:ind w:firstLineChars="200" w:firstLine="480"/>
        <w:jc w:val="center"/>
        <w:pPrChange w:id="297" w:author="zg" w:date="2017-05-08T13:43:00Z">
          <w:pPr>
            <w:ind w:firstLineChars="200" w:firstLine="480"/>
          </w:pPr>
        </w:pPrChange>
      </w:pPr>
      <w:ins w:id="298" w:author="zg" w:date="2017-05-08T13:43:00Z">
        <w:r>
          <w:rPr>
            <w:rFonts w:hint="eastAsia"/>
          </w:rPr>
          <w:t>图十五</w:t>
        </w:r>
      </w:ins>
    </w:p>
    <w:p w:rsidR="00916E5D" w:rsidRDefault="00916E5D" w:rsidP="00335B81">
      <w:pPr>
        <w:ind w:firstLineChars="200" w:firstLine="480"/>
      </w:pPr>
      <w:r>
        <w:rPr>
          <w:rFonts w:hint="eastAsia"/>
        </w:rPr>
        <w:t>青云服务器的监控图例：</w:t>
      </w:r>
    </w:p>
    <w:p w:rsidR="00EA09FD" w:rsidRDefault="00EA09FD" w:rsidP="00335B81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7FC06303" wp14:editId="12A36CC5">
            <wp:extent cx="5274310" cy="4064635"/>
            <wp:effectExtent l="0" t="0" r="2540" b="0"/>
            <wp:docPr id="8" name="图片 8" descr="https://docs.qingcloud.com/_images/cache_monitor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ocs.qingcloud.com/_images/cache_monitor_all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5D" w:rsidRDefault="00916E5D" w:rsidP="00335B81">
      <w:pPr>
        <w:ind w:firstLineChars="200" w:firstLine="480"/>
      </w:pPr>
      <w:r>
        <w:rPr>
          <w:rFonts w:hint="eastAsia"/>
        </w:rPr>
        <w:t>告警设置</w:t>
      </w:r>
      <w:r>
        <w:t>：</w:t>
      </w:r>
    </w:p>
    <w:p w:rsidR="00EA09FD" w:rsidRDefault="00EA09FD" w:rsidP="00335B81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22906CA7" wp14:editId="19A50728">
            <wp:extent cx="5274310" cy="4669155"/>
            <wp:effectExtent l="0" t="0" r="2540" b="0"/>
            <wp:docPr id="9" name="图片 9" descr="https://docs.qingcloud.com/_images/cache_al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docs.qingcloud.com/_images/cache_alar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5D" w:rsidRDefault="00EA09FD" w:rsidP="00335B81">
      <w:pPr>
        <w:ind w:firstLineChars="200" w:firstLine="480"/>
      </w:pPr>
      <w:r>
        <w:rPr>
          <w:rFonts w:hint="eastAsia"/>
        </w:rPr>
        <w:t>配置后可</w:t>
      </w:r>
      <w:r>
        <w:t>送短信和邮件通知给用户</w:t>
      </w:r>
      <w:r>
        <w:rPr>
          <w:rFonts w:hint="eastAsia"/>
        </w:rPr>
        <w:t>。</w:t>
      </w:r>
    </w:p>
    <w:p w:rsidR="00D12930" w:rsidRDefault="00D12930" w:rsidP="00D12930">
      <w:pPr>
        <w:pStyle w:val="2"/>
      </w:pPr>
      <w:bookmarkStart w:id="299" w:name="_Toc482284107"/>
      <w:r>
        <w:rPr>
          <w:rFonts w:hint="eastAsia"/>
        </w:rPr>
        <w:t>存在的风险和问题</w:t>
      </w:r>
      <w:bookmarkEnd w:id="299"/>
    </w:p>
    <w:p w:rsidR="00D12930" w:rsidRDefault="00D12930" w:rsidP="00D1293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API网关成为服务的唯一入口，稳定性和性能要求非常高，开发难度大。</w:t>
      </w:r>
    </w:p>
    <w:p w:rsidR="00D12930" w:rsidRDefault="00D12930" w:rsidP="00D12930">
      <w:pPr>
        <w:pStyle w:val="a3"/>
        <w:numPr>
          <w:ilvl w:val="0"/>
          <w:numId w:val="15"/>
        </w:numPr>
        <w:ind w:firstLineChars="0"/>
      </w:pPr>
      <w:r w:rsidRPr="0076272C">
        <w:t>Hystrix</w:t>
      </w:r>
      <w:r w:rsidR="00EE3A54">
        <w:rPr>
          <w:rFonts w:hint="eastAsia"/>
        </w:rPr>
        <w:t>对于java</w:t>
      </w:r>
      <w:r>
        <w:rPr>
          <w:rFonts w:hint="eastAsia"/>
        </w:rPr>
        <w:t>虽然使用不难，但是熔断器的概念不容易理解，</w:t>
      </w:r>
      <w:r>
        <w:t>断路器何时打开和关闭断路,并在失败的情况下做什么</w:t>
      </w:r>
      <w:r w:rsidR="002219D9">
        <w:rPr>
          <w:rFonts w:hint="eastAsia"/>
        </w:rPr>
        <w:t xml:space="preserve">， </w:t>
      </w:r>
      <w:r>
        <w:rPr>
          <w:rFonts w:hint="eastAsia"/>
        </w:rPr>
        <w:t>不好把握。还没有</w:t>
      </w:r>
      <w:r w:rsidRPr="0076272C">
        <w:t>Hystrix</w:t>
      </w:r>
      <w:r>
        <w:rPr>
          <w:rFonts w:hint="eastAsia"/>
        </w:rPr>
        <w:t>对php</w:t>
      </w:r>
      <w:r w:rsidR="00062069">
        <w:rPr>
          <w:rFonts w:hint="eastAsia"/>
        </w:rPr>
        <w:t>、</w:t>
      </w:r>
      <w:r>
        <w:rPr>
          <w:rFonts w:hint="eastAsia"/>
        </w:rPr>
        <w:t>erlang</w:t>
      </w:r>
      <w:r w:rsidR="00062069">
        <w:rPr>
          <w:rFonts w:hint="eastAsia"/>
        </w:rPr>
        <w:t>、golang</w:t>
      </w:r>
      <w:r>
        <w:rPr>
          <w:rFonts w:hint="eastAsia"/>
        </w:rPr>
        <w:t>的实现。</w:t>
      </w:r>
    </w:p>
    <w:p w:rsidR="00D12930" w:rsidRDefault="00D12930" w:rsidP="00D1293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MQ异步操作开发比较麻烦。</w:t>
      </w:r>
    </w:p>
    <w:p w:rsidR="00515E3A" w:rsidRDefault="00515E3A" w:rsidP="00515E3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事物一致性的问题虽然可以采用分布式锁和最终一致性来处理，但在细节上还需要根据具体的需求来仔细处理。</w:t>
      </w:r>
    </w:p>
    <w:p w:rsidR="001E1FC5" w:rsidRDefault="00D12930" w:rsidP="00515E3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微服务对业务拆分比较细，服务比较多，对运维的要求相对比较高。</w:t>
      </w:r>
    </w:p>
    <w:p w:rsidR="00D12930" w:rsidRPr="00CC3F40" w:rsidRDefault="00D12930" w:rsidP="00335B81">
      <w:r>
        <w:rPr>
          <w:rFonts w:hint="eastAsia"/>
        </w:rPr>
        <w:t>以上风险虽然存在，但是如果对关键代码、关键环节做充分的设计和讨论，加强代码审核，加强单元测试，并建立对应机制，再加上与DBA</w:t>
      </w:r>
      <w:r w:rsidR="001166C9">
        <w:rPr>
          <w:rFonts w:hint="eastAsia"/>
        </w:rPr>
        <w:t>和运维多沟通和讨论，就</w:t>
      </w:r>
      <w:r>
        <w:rPr>
          <w:rFonts w:hint="eastAsia"/>
        </w:rPr>
        <w:t>可以规避和减少以上风险。</w:t>
      </w:r>
    </w:p>
    <w:sectPr w:rsidR="00D12930" w:rsidRPr="00CC3F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5CB6" w:rsidRDefault="00F95CB6" w:rsidP="00124A66">
      <w:r>
        <w:separator/>
      </w:r>
    </w:p>
  </w:endnote>
  <w:endnote w:type="continuationSeparator" w:id="0">
    <w:p w:rsidR="00F95CB6" w:rsidRDefault="00F95CB6" w:rsidP="00124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5CB6" w:rsidRDefault="00F95CB6" w:rsidP="00124A66">
      <w:r>
        <w:separator/>
      </w:r>
    </w:p>
  </w:footnote>
  <w:footnote w:type="continuationSeparator" w:id="0">
    <w:p w:rsidR="00F95CB6" w:rsidRDefault="00F95CB6" w:rsidP="00124A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1CB0"/>
    <w:multiLevelType w:val="hybridMultilevel"/>
    <w:tmpl w:val="A3C41BBE"/>
    <w:lvl w:ilvl="0" w:tplc="26CE0BE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2F1F01"/>
    <w:multiLevelType w:val="hybridMultilevel"/>
    <w:tmpl w:val="995618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F05E7D"/>
    <w:multiLevelType w:val="hybridMultilevel"/>
    <w:tmpl w:val="7D84C1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5A093D"/>
    <w:multiLevelType w:val="multilevel"/>
    <w:tmpl w:val="085A093D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6A6AE2"/>
    <w:multiLevelType w:val="hybridMultilevel"/>
    <w:tmpl w:val="28F215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2F3DC2"/>
    <w:multiLevelType w:val="hybridMultilevel"/>
    <w:tmpl w:val="4E28CCE6"/>
    <w:lvl w:ilvl="0" w:tplc="367C9B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9846D7"/>
    <w:multiLevelType w:val="hybridMultilevel"/>
    <w:tmpl w:val="EB6AC7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E272A27"/>
    <w:multiLevelType w:val="hybridMultilevel"/>
    <w:tmpl w:val="EA7067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F776EE5"/>
    <w:multiLevelType w:val="hybridMultilevel"/>
    <w:tmpl w:val="9B28EC1E"/>
    <w:lvl w:ilvl="0" w:tplc="ED022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654479"/>
    <w:multiLevelType w:val="hybridMultilevel"/>
    <w:tmpl w:val="557AB0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7B94F8D"/>
    <w:multiLevelType w:val="hybridMultilevel"/>
    <w:tmpl w:val="2EE4588A"/>
    <w:lvl w:ilvl="0" w:tplc="115C4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4C263A5"/>
    <w:multiLevelType w:val="hybridMultilevel"/>
    <w:tmpl w:val="7DEE7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A86895"/>
    <w:multiLevelType w:val="hybridMultilevel"/>
    <w:tmpl w:val="6FB6FD76"/>
    <w:lvl w:ilvl="0" w:tplc="04090003">
      <w:start w:val="1"/>
      <w:numFmt w:val="bullet"/>
      <w:lvlText w:val="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AA23A7D"/>
    <w:multiLevelType w:val="hybridMultilevel"/>
    <w:tmpl w:val="7FE4C7A8"/>
    <w:lvl w:ilvl="0" w:tplc="9650F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C847D07"/>
    <w:multiLevelType w:val="hybridMultilevel"/>
    <w:tmpl w:val="B60EC490"/>
    <w:lvl w:ilvl="0" w:tplc="8058246E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C9C1847"/>
    <w:multiLevelType w:val="hybridMultilevel"/>
    <w:tmpl w:val="9DDA364E"/>
    <w:lvl w:ilvl="0" w:tplc="61B6FF52">
      <w:start w:val="1"/>
      <w:numFmt w:val="decimal"/>
      <w:lvlText w:val="%1."/>
      <w:lvlJc w:val="left"/>
      <w:pPr>
        <w:ind w:left="840" w:hanging="36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324D5E21"/>
    <w:multiLevelType w:val="hybridMultilevel"/>
    <w:tmpl w:val="CDF23D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3B441AB"/>
    <w:multiLevelType w:val="hybridMultilevel"/>
    <w:tmpl w:val="2AF8EF02"/>
    <w:lvl w:ilvl="0" w:tplc="A9360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94F47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3A0F1C91"/>
    <w:multiLevelType w:val="hybridMultilevel"/>
    <w:tmpl w:val="6120A8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20E4B5D"/>
    <w:multiLevelType w:val="hybridMultilevel"/>
    <w:tmpl w:val="822669BC"/>
    <w:lvl w:ilvl="0" w:tplc="665A0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4012F30"/>
    <w:multiLevelType w:val="hybridMultilevel"/>
    <w:tmpl w:val="10EA25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29593D"/>
    <w:multiLevelType w:val="hybridMultilevel"/>
    <w:tmpl w:val="A27275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92134AC"/>
    <w:multiLevelType w:val="multilevel"/>
    <w:tmpl w:val="B1160A8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24" w15:restartNumberingAfterBreak="0">
    <w:nsid w:val="49CC5059"/>
    <w:multiLevelType w:val="hybridMultilevel"/>
    <w:tmpl w:val="EB46803A"/>
    <w:lvl w:ilvl="0" w:tplc="55FE88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4D24C37"/>
    <w:multiLevelType w:val="hybridMultilevel"/>
    <w:tmpl w:val="2DDCDE7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5913D170"/>
    <w:multiLevelType w:val="singleLevel"/>
    <w:tmpl w:val="5913D170"/>
    <w:lvl w:ilvl="0">
      <w:start w:val="1"/>
      <w:numFmt w:val="decimal"/>
      <w:suff w:val="nothing"/>
      <w:lvlText w:val="%1、"/>
      <w:lvlJc w:val="left"/>
    </w:lvl>
  </w:abstractNum>
  <w:abstractNum w:abstractNumId="27" w15:restartNumberingAfterBreak="0">
    <w:nsid w:val="59C52222"/>
    <w:multiLevelType w:val="hybridMultilevel"/>
    <w:tmpl w:val="84BE0F26"/>
    <w:lvl w:ilvl="0" w:tplc="514A1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A7634FE"/>
    <w:multiLevelType w:val="hybridMultilevel"/>
    <w:tmpl w:val="DA824D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5B75E61"/>
    <w:multiLevelType w:val="hybridMultilevel"/>
    <w:tmpl w:val="E98E7A9E"/>
    <w:lvl w:ilvl="0" w:tplc="BD6C890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A0D404E"/>
    <w:multiLevelType w:val="hybridMultilevel"/>
    <w:tmpl w:val="49C459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BB54035"/>
    <w:multiLevelType w:val="hybridMultilevel"/>
    <w:tmpl w:val="EE32A16A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2" w15:restartNumberingAfterBreak="0">
    <w:nsid w:val="735C6DF2"/>
    <w:multiLevelType w:val="hybridMultilevel"/>
    <w:tmpl w:val="F06E632C"/>
    <w:lvl w:ilvl="0" w:tplc="75AE2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5E061FD"/>
    <w:multiLevelType w:val="hybridMultilevel"/>
    <w:tmpl w:val="FC0C0B2E"/>
    <w:lvl w:ilvl="0" w:tplc="8058246E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E234615"/>
    <w:multiLevelType w:val="hybridMultilevel"/>
    <w:tmpl w:val="A9E43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4"/>
  </w:num>
  <w:num w:numId="2">
    <w:abstractNumId w:val="2"/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30"/>
  </w:num>
  <w:num w:numId="6">
    <w:abstractNumId w:val="16"/>
  </w:num>
  <w:num w:numId="7">
    <w:abstractNumId w:val="22"/>
  </w:num>
  <w:num w:numId="8">
    <w:abstractNumId w:val="7"/>
  </w:num>
  <w:num w:numId="9">
    <w:abstractNumId w:val="34"/>
  </w:num>
  <w:num w:numId="10">
    <w:abstractNumId w:val="21"/>
  </w:num>
  <w:num w:numId="11">
    <w:abstractNumId w:val="19"/>
  </w:num>
  <w:num w:numId="12">
    <w:abstractNumId w:val="6"/>
  </w:num>
  <w:num w:numId="13">
    <w:abstractNumId w:val="9"/>
  </w:num>
  <w:num w:numId="14">
    <w:abstractNumId w:val="12"/>
  </w:num>
  <w:num w:numId="15">
    <w:abstractNumId w:val="20"/>
  </w:num>
  <w:num w:numId="16">
    <w:abstractNumId w:val="32"/>
  </w:num>
  <w:num w:numId="17">
    <w:abstractNumId w:val="25"/>
  </w:num>
  <w:num w:numId="18">
    <w:abstractNumId w:val="10"/>
  </w:num>
  <w:num w:numId="19">
    <w:abstractNumId w:val="17"/>
  </w:num>
  <w:num w:numId="20">
    <w:abstractNumId w:val="4"/>
  </w:num>
  <w:num w:numId="21">
    <w:abstractNumId w:val="8"/>
  </w:num>
  <w:num w:numId="22">
    <w:abstractNumId w:val="1"/>
  </w:num>
  <w:num w:numId="23">
    <w:abstractNumId w:val="11"/>
  </w:num>
  <w:num w:numId="24">
    <w:abstractNumId w:val="29"/>
  </w:num>
  <w:num w:numId="25">
    <w:abstractNumId w:val="13"/>
  </w:num>
  <w:num w:numId="26">
    <w:abstractNumId w:val="28"/>
  </w:num>
  <w:num w:numId="27">
    <w:abstractNumId w:val="33"/>
  </w:num>
  <w:num w:numId="28">
    <w:abstractNumId w:val="14"/>
  </w:num>
  <w:num w:numId="29">
    <w:abstractNumId w:val="0"/>
  </w:num>
  <w:num w:numId="30">
    <w:abstractNumId w:val="27"/>
  </w:num>
  <w:num w:numId="31">
    <w:abstractNumId w:val="26"/>
  </w:num>
  <w:num w:numId="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3"/>
  </w:num>
  <w:num w:numId="34">
    <w:abstractNumId w:val="31"/>
  </w:num>
  <w:num w:numId="35">
    <w:abstractNumId w:val="18"/>
  </w:num>
  <w:num w:numId="36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zg">
    <w15:presenceInfo w15:providerId="None" w15:userId="z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160"/>
    <w:rsid w:val="0000052B"/>
    <w:rsid w:val="000008D3"/>
    <w:rsid w:val="00003785"/>
    <w:rsid w:val="0000719D"/>
    <w:rsid w:val="000208D1"/>
    <w:rsid w:val="00021515"/>
    <w:rsid w:val="00043059"/>
    <w:rsid w:val="00043B69"/>
    <w:rsid w:val="000544E9"/>
    <w:rsid w:val="00061C0E"/>
    <w:rsid w:val="00062069"/>
    <w:rsid w:val="0006263F"/>
    <w:rsid w:val="000639D0"/>
    <w:rsid w:val="000641A4"/>
    <w:rsid w:val="00065B70"/>
    <w:rsid w:val="0006638B"/>
    <w:rsid w:val="00072F51"/>
    <w:rsid w:val="00074835"/>
    <w:rsid w:val="00096555"/>
    <w:rsid w:val="000A134C"/>
    <w:rsid w:val="000B4480"/>
    <w:rsid w:val="000B5C93"/>
    <w:rsid w:val="000C64B2"/>
    <w:rsid w:val="000D1776"/>
    <w:rsid w:val="000D17FB"/>
    <w:rsid w:val="000E0831"/>
    <w:rsid w:val="001014B9"/>
    <w:rsid w:val="00101553"/>
    <w:rsid w:val="001025EE"/>
    <w:rsid w:val="00104421"/>
    <w:rsid w:val="0010720D"/>
    <w:rsid w:val="001166C9"/>
    <w:rsid w:val="00124A66"/>
    <w:rsid w:val="00126F73"/>
    <w:rsid w:val="00142398"/>
    <w:rsid w:val="00146C43"/>
    <w:rsid w:val="00146CA5"/>
    <w:rsid w:val="001471D5"/>
    <w:rsid w:val="00153055"/>
    <w:rsid w:val="00160EEF"/>
    <w:rsid w:val="00171337"/>
    <w:rsid w:val="00174647"/>
    <w:rsid w:val="0017504D"/>
    <w:rsid w:val="00182304"/>
    <w:rsid w:val="00185706"/>
    <w:rsid w:val="00194A6C"/>
    <w:rsid w:val="001A0C48"/>
    <w:rsid w:val="001A4756"/>
    <w:rsid w:val="001B56E2"/>
    <w:rsid w:val="001B59D2"/>
    <w:rsid w:val="001C6B2B"/>
    <w:rsid w:val="001E1FC5"/>
    <w:rsid w:val="001E3DF1"/>
    <w:rsid w:val="001F7160"/>
    <w:rsid w:val="0020364F"/>
    <w:rsid w:val="002178EC"/>
    <w:rsid w:val="002219D9"/>
    <w:rsid w:val="002313E6"/>
    <w:rsid w:val="0023149E"/>
    <w:rsid w:val="00234045"/>
    <w:rsid w:val="00246834"/>
    <w:rsid w:val="00254DFE"/>
    <w:rsid w:val="00262CF2"/>
    <w:rsid w:val="00266844"/>
    <w:rsid w:val="00271134"/>
    <w:rsid w:val="002717EB"/>
    <w:rsid w:val="00275703"/>
    <w:rsid w:val="002814F2"/>
    <w:rsid w:val="00282136"/>
    <w:rsid w:val="002953FE"/>
    <w:rsid w:val="002A5A78"/>
    <w:rsid w:val="002B3E11"/>
    <w:rsid w:val="002B745A"/>
    <w:rsid w:val="002C32C4"/>
    <w:rsid w:val="002C56DF"/>
    <w:rsid w:val="002D1DF6"/>
    <w:rsid w:val="002D640A"/>
    <w:rsid w:val="002F4688"/>
    <w:rsid w:val="002F4BD5"/>
    <w:rsid w:val="00304235"/>
    <w:rsid w:val="00307E72"/>
    <w:rsid w:val="00321B55"/>
    <w:rsid w:val="00327A0F"/>
    <w:rsid w:val="00331CE0"/>
    <w:rsid w:val="003340FE"/>
    <w:rsid w:val="00335B81"/>
    <w:rsid w:val="00345ADF"/>
    <w:rsid w:val="00357181"/>
    <w:rsid w:val="00362829"/>
    <w:rsid w:val="003632EC"/>
    <w:rsid w:val="00370044"/>
    <w:rsid w:val="00371C55"/>
    <w:rsid w:val="00377689"/>
    <w:rsid w:val="00383DCA"/>
    <w:rsid w:val="003A3335"/>
    <w:rsid w:val="003B7FA7"/>
    <w:rsid w:val="003D1E6D"/>
    <w:rsid w:val="003D7E9E"/>
    <w:rsid w:val="003E08B0"/>
    <w:rsid w:val="003E4A82"/>
    <w:rsid w:val="003F14AE"/>
    <w:rsid w:val="003F2433"/>
    <w:rsid w:val="003F30D7"/>
    <w:rsid w:val="00405A1A"/>
    <w:rsid w:val="00407794"/>
    <w:rsid w:val="00410857"/>
    <w:rsid w:val="00414230"/>
    <w:rsid w:val="0041546A"/>
    <w:rsid w:val="00421080"/>
    <w:rsid w:val="00443E36"/>
    <w:rsid w:val="00460811"/>
    <w:rsid w:val="004648FD"/>
    <w:rsid w:val="00465BC3"/>
    <w:rsid w:val="004700F6"/>
    <w:rsid w:val="0048055A"/>
    <w:rsid w:val="00486D5F"/>
    <w:rsid w:val="00492168"/>
    <w:rsid w:val="00492683"/>
    <w:rsid w:val="004A18C8"/>
    <w:rsid w:val="004A4C88"/>
    <w:rsid w:val="004B2B50"/>
    <w:rsid w:val="004C5903"/>
    <w:rsid w:val="004D4717"/>
    <w:rsid w:val="004E2A1F"/>
    <w:rsid w:val="004E3646"/>
    <w:rsid w:val="00503499"/>
    <w:rsid w:val="00515E3A"/>
    <w:rsid w:val="005260E0"/>
    <w:rsid w:val="00536F9F"/>
    <w:rsid w:val="00543E68"/>
    <w:rsid w:val="00557EBD"/>
    <w:rsid w:val="00561B45"/>
    <w:rsid w:val="0056243F"/>
    <w:rsid w:val="005631CC"/>
    <w:rsid w:val="00573CD4"/>
    <w:rsid w:val="00580C9C"/>
    <w:rsid w:val="00581282"/>
    <w:rsid w:val="00582B0A"/>
    <w:rsid w:val="005915A0"/>
    <w:rsid w:val="005963B2"/>
    <w:rsid w:val="005A1D94"/>
    <w:rsid w:val="005A42FF"/>
    <w:rsid w:val="005A490C"/>
    <w:rsid w:val="005B50FA"/>
    <w:rsid w:val="005B7080"/>
    <w:rsid w:val="005C4634"/>
    <w:rsid w:val="005D15D9"/>
    <w:rsid w:val="005E30ED"/>
    <w:rsid w:val="005E389C"/>
    <w:rsid w:val="005E44D0"/>
    <w:rsid w:val="0060290A"/>
    <w:rsid w:val="0060354A"/>
    <w:rsid w:val="00620229"/>
    <w:rsid w:val="00626923"/>
    <w:rsid w:val="006274D3"/>
    <w:rsid w:val="006277CD"/>
    <w:rsid w:val="00633D63"/>
    <w:rsid w:val="006418C1"/>
    <w:rsid w:val="006450C7"/>
    <w:rsid w:val="0064702A"/>
    <w:rsid w:val="00652EC6"/>
    <w:rsid w:val="00654F0E"/>
    <w:rsid w:val="006661E5"/>
    <w:rsid w:val="00672F07"/>
    <w:rsid w:val="00681E93"/>
    <w:rsid w:val="00682C95"/>
    <w:rsid w:val="00683BEE"/>
    <w:rsid w:val="0068610C"/>
    <w:rsid w:val="00696D45"/>
    <w:rsid w:val="006A3F23"/>
    <w:rsid w:val="006A5841"/>
    <w:rsid w:val="006B163C"/>
    <w:rsid w:val="006C2F77"/>
    <w:rsid w:val="006D0E94"/>
    <w:rsid w:val="006E055E"/>
    <w:rsid w:val="006F6C97"/>
    <w:rsid w:val="00702D90"/>
    <w:rsid w:val="0070412A"/>
    <w:rsid w:val="00720684"/>
    <w:rsid w:val="0072318B"/>
    <w:rsid w:val="0072393F"/>
    <w:rsid w:val="00726FE9"/>
    <w:rsid w:val="00727B1A"/>
    <w:rsid w:val="00734693"/>
    <w:rsid w:val="00746B39"/>
    <w:rsid w:val="00747557"/>
    <w:rsid w:val="00754B21"/>
    <w:rsid w:val="007572EB"/>
    <w:rsid w:val="0076272C"/>
    <w:rsid w:val="00766111"/>
    <w:rsid w:val="007759D0"/>
    <w:rsid w:val="007817CE"/>
    <w:rsid w:val="00785EB7"/>
    <w:rsid w:val="0078688D"/>
    <w:rsid w:val="00786E0F"/>
    <w:rsid w:val="00787892"/>
    <w:rsid w:val="00796EC4"/>
    <w:rsid w:val="00796F05"/>
    <w:rsid w:val="007A11AF"/>
    <w:rsid w:val="007C3694"/>
    <w:rsid w:val="007D3ABC"/>
    <w:rsid w:val="007D72CC"/>
    <w:rsid w:val="007E0464"/>
    <w:rsid w:val="007E0A14"/>
    <w:rsid w:val="007E4D18"/>
    <w:rsid w:val="008008DD"/>
    <w:rsid w:val="0080324E"/>
    <w:rsid w:val="00805A18"/>
    <w:rsid w:val="00812C83"/>
    <w:rsid w:val="0082029B"/>
    <w:rsid w:val="0082376D"/>
    <w:rsid w:val="008372A9"/>
    <w:rsid w:val="008430C7"/>
    <w:rsid w:val="0085355E"/>
    <w:rsid w:val="008572D2"/>
    <w:rsid w:val="00863324"/>
    <w:rsid w:val="00865C92"/>
    <w:rsid w:val="00866852"/>
    <w:rsid w:val="00876A2F"/>
    <w:rsid w:val="008A2595"/>
    <w:rsid w:val="008A46C9"/>
    <w:rsid w:val="008B238F"/>
    <w:rsid w:val="008B3C9C"/>
    <w:rsid w:val="008B7C32"/>
    <w:rsid w:val="008B7FAD"/>
    <w:rsid w:val="008D19C0"/>
    <w:rsid w:val="008D1C43"/>
    <w:rsid w:val="008D6DC7"/>
    <w:rsid w:val="008E1772"/>
    <w:rsid w:val="008E3A04"/>
    <w:rsid w:val="008E68D5"/>
    <w:rsid w:val="008E7256"/>
    <w:rsid w:val="008F57F3"/>
    <w:rsid w:val="00916E5D"/>
    <w:rsid w:val="00917A1A"/>
    <w:rsid w:val="009212F9"/>
    <w:rsid w:val="00930079"/>
    <w:rsid w:val="00934638"/>
    <w:rsid w:val="00935C9C"/>
    <w:rsid w:val="00935F26"/>
    <w:rsid w:val="0095093B"/>
    <w:rsid w:val="00952D44"/>
    <w:rsid w:val="00961919"/>
    <w:rsid w:val="00962060"/>
    <w:rsid w:val="009721F2"/>
    <w:rsid w:val="009729D7"/>
    <w:rsid w:val="00977652"/>
    <w:rsid w:val="00983855"/>
    <w:rsid w:val="0099040E"/>
    <w:rsid w:val="009B31FC"/>
    <w:rsid w:val="009B4B94"/>
    <w:rsid w:val="009B7DE7"/>
    <w:rsid w:val="009D57EE"/>
    <w:rsid w:val="009E0693"/>
    <w:rsid w:val="009F26CF"/>
    <w:rsid w:val="009F45E9"/>
    <w:rsid w:val="009F7E75"/>
    <w:rsid w:val="00A24B7B"/>
    <w:rsid w:val="00A2588D"/>
    <w:rsid w:val="00A57322"/>
    <w:rsid w:val="00A6566D"/>
    <w:rsid w:val="00A7217A"/>
    <w:rsid w:val="00A77CDB"/>
    <w:rsid w:val="00A82C5B"/>
    <w:rsid w:val="00A85392"/>
    <w:rsid w:val="00A86DC0"/>
    <w:rsid w:val="00AB3B9C"/>
    <w:rsid w:val="00AC0196"/>
    <w:rsid w:val="00AC271C"/>
    <w:rsid w:val="00AD7F7B"/>
    <w:rsid w:val="00AD7FC4"/>
    <w:rsid w:val="00AE1B77"/>
    <w:rsid w:val="00AE2F61"/>
    <w:rsid w:val="00AE611A"/>
    <w:rsid w:val="00B03589"/>
    <w:rsid w:val="00B069B3"/>
    <w:rsid w:val="00B14647"/>
    <w:rsid w:val="00B251F9"/>
    <w:rsid w:val="00B448B5"/>
    <w:rsid w:val="00B45341"/>
    <w:rsid w:val="00B453F2"/>
    <w:rsid w:val="00B45775"/>
    <w:rsid w:val="00B473B9"/>
    <w:rsid w:val="00B501D6"/>
    <w:rsid w:val="00B63188"/>
    <w:rsid w:val="00B65344"/>
    <w:rsid w:val="00B67708"/>
    <w:rsid w:val="00B7699B"/>
    <w:rsid w:val="00B8083F"/>
    <w:rsid w:val="00B835D6"/>
    <w:rsid w:val="00BB6EB3"/>
    <w:rsid w:val="00BD0978"/>
    <w:rsid w:val="00BD27FC"/>
    <w:rsid w:val="00BE1A86"/>
    <w:rsid w:val="00BE1EB3"/>
    <w:rsid w:val="00BE1FE9"/>
    <w:rsid w:val="00BE5979"/>
    <w:rsid w:val="00BF28E4"/>
    <w:rsid w:val="00BF3FD2"/>
    <w:rsid w:val="00BF561C"/>
    <w:rsid w:val="00C00032"/>
    <w:rsid w:val="00C00BBF"/>
    <w:rsid w:val="00C1702F"/>
    <w:rsid w:val="00C27E5C"/>
    <w:rsid w:val="00C315F7"/>
    <w:rsid w:val="00C36CCF"/>
    <w:rsid w:val="00C40C0A"/>
    <w:rsid w:val="00C421C0"/>
    <w:rsid w:val="00C473B6"/>
    <w:rsid w:val="00C55EB5"/>
    <w:rsid w:val="00C63693"/>
    <w:rsid w:val="00C71ABD"/>
    <w:rsid w:val="00C74762"/>
    <w:rsid w:val="00C75E41"/>
    <w:rsid w:val="00C83FDA"/>
    <w:rsid w:val="00C84943"/>
    <w:rsid w:val="00C860DA"/>
    <w:rsid w:val="00C8683B"/>
    <w:rsid w:val="00C91DAA"/>
    <w:rsid w:val="00CA3C4B"/>
    <w:rsid w:val="00CC3F40"/>
    <w:rsid w:val="00CD040F"/>
    <w:rsid w:val="00CD21CB"/>
    <w:rsid w:val="00CD5977"/>
    <w:rsid w:val="00CE0CDE"/>
    <w:rsid w:val="00CE38D9"/>
    <w:rsid w:val="00CE3C02"/>
    <w:rsid w:val="00CF3A6E"/>
    <w:rsid w:val="00D12930"/>
    <w:rsid w:val="00D13A06"/>
    <w:rsid w:val="00D15AA9"/>
    <w:rsid w:val="00D16BF8"/>
    <w:rsid w:val="00D23D06"/>
    <w:rsid w:val="00D26032"/>
    <w:rsid w:val="00D41A0C"/>
    <w:rsid w:val="00D50415"/>
    <w:rsid w:val="00D5312F"/>
    <w:rsid w:val="00D71670"/>
    <w:rsid w:val="00D7263B"/>
    <w:rsid w:val="00DA558A"/>
    <w:rsid w:val="00DA6076"/>
    <w:rsid w:val="00DC1D5B"/>
    <w:rsid w:val="00DC3590"/>
    <w:rsid w:val="00DC5E07"/>
    <w:rsid w:val="00DD6CFF"/>
    <w:rsid w:val="00DE49AB"/>
    <w:rsid w:val="00DE7D75"/>
    <w:rsid w:val="00E10EB4"/>
    <w:rsid w:val="00E43448"/>
    <w:rsid w:val="00E46AB9"/>
    <w:rsid w:val="00E52CCD"/>
    <w:rsid w:val="00E5457E"/>
    <w:rsid w:val="00E56818"/>
    <w:rsid w:val="00E740A0"/>
    <w:rsid w:val="00E74D8A"/>
    <w:rsid w:val="00E75D2E"/>
    <w:rsid w:val="00E76302"/>
    <w:rsid w:val="00E80118"/>
    <w:rsid w:val="00EA09FD"/>
    <w:rsid w:val="00EA0CE9"/>
    <w:rsid w:val="00EA411B"/>
    <w:rsid w:val="00EA4F97"/>
    <w:rsid w:val="00EC0FB7"/>
    <w:rsid w:val="00EC487E"/>
    <w:rsid w:val="00EC7529"/>
    <w:rsid w:val="00ED7555"/>
    <w:rsid w:val="00EE3A54"/>
    <w:rsid w:val="00EE6016"/>
    <w:rsid w:val="00EF48B5"/>
    <w:rsid w:val="00EF5773"/>
    <w:rsid w:val="00F44467"/>
    <w:rsid w:val="00F85119"/>
    <w:rsid w:val="00F9437D"/>
    <w:rsid w:val="00F95CB6"/>
    <w:rsid w:val="00FA4CC3"/>
    <w:rsid w:val="00FB2135"/>
    <w:rsid w:val="00FC7B11"/>
    <w:rsid w:val="00FD059E"/>
    <w:rsid w:val="00FD3E70"/>
    <w:rsid w:val="00FD5245"/>
    <w:rsid w:val="00FF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94FDD8"/>
  <w15:chartTrackingRefBased/>
  <w15:docId w15:val="{5377A89F-5323-4994-8B54-220B3817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="宋体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2F77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2F7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68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274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721F2"/>
    <w:pPr>
      <w:keepNext/>
      <w:keepLines/>
      <w:spacing w:before="280" w:after="290" w:line="376" w:lineRule="auto"/>
      <w:outlineLvl w:val="4"/>
    </w:pPr>
    <w:rPr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91DA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716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C2F77"/>
    <w:rPr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1F71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a5">
    <w:name w:val="标题 字符"/>
    <w:basedOn w:val="a0"/>
    <w:link w:val="a4"/>
    <w:uiPriority w:val="10"/>
    <w:rsid w:val="001F7160"/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20">
    <w:name w:val="标题 2 字符"/>
    <w:basedOn w:val="a0"/>
    <w:link w:val="2"/>
    <w:uiPriority w:val="9"/>
    <w:rsid w:val="006C2F77"/>
    <w:rPr>
      <w:rFonts w:asciiTheme="majorHAnsi" w:hAnsiTheme="majorHAnsi" w:cstheme="majorBidi"/>
      <w:bCs/>
      <w:sz w:val="32"/>
      <w:szCs w:val="32"/>
    </w:rPr>
  </w:style>
  <w:style w:type="character" w:styleId="a6">
    <w:name w:val="Hyperlink"/>
    <w:basedOn w:val="a0"/>
    <w:uiPriority w:val="99"/>
    <w:unhideWhenUsed/>
    <w:rsid w:val="006A3F23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124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24A6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24A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24A6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24A6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24A66"/>
  </w:style>
  <w:style w:type="paragraph" w:styleId="21">
    <w:name w:val="toc 2"/>
    <w:basedOn w:val="a"/>
    <w:next w:val="a"/>
    <w:autoRedefine/>
    <w:uiPriority w:val="39"/>
    <w:unhideWhenUsed/>
    <w:rsid w:val="00124A66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36282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786E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</w:rPr>
  </w:style>
  <w:style w:type="character" w:customStyle="1" w:styleId="HTML1">
    <w:name w:val="HTML 预设格式 字符"/>
    <w:basedOn w:val="a0"/>
    <w:link w:val="HTML0"/>
    <w:uiPriority w:val="99"/>
    <w:rsid w:val="00786E0F"/>
    <w:rPr>
      <w:rFonts w:ascii="宋体" w:eastAsia="宋体" w:hAnsi="宋体"/>
    </w:rPr>
  </w:style>
  <w:style w:type="character" w:customStyle="1" w:styleId="lit">
    <w:name w:val="lit"/>
    <w:basedOn w:val="a0"/>
    <w:rsid w:val="00786E0F"/>
  </w:style>
  <w:style w:type="paragraph" w:styleId="ab">
    <w:name w:val="Normal (Web)"/>
    <w:basedOn w:val="a"/>
    <w:uiPriority w:val="99"/>
    <w:semiHidden/>
    <w:unhideWhenUsed/>
    <w:rsid w:val="00E56818"/>
    <w:pPr>
      <w:widowControl/>
      <w:spacing w:before="100" w:beforeAutospacing="1" w:after="100" w:afterAutospacing="1"/>
      <w:jc w:val="left"/>
    </w:pPr>
    <w:rPr>
      <w:rFonts w:ascii="宋体" w:eastAsia="宋体" w:hAnsi="宋体"/>
    </w:rPr>
  </w:style>
  <w:style w:type="character" w:customStyle="1" w:styleId="30">
    <w:name w:val="标题 3 字符"/>
    <w:basedOn w:val="a0"/>
    <w:link w:val="3"/>
    <w:uiPriority w:val="9"/>
    <w:rsid w:val="008E68D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274D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00719D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0719D"/>
    <w:rPr>
      <w:sz w:val="18"/>
      <w:szCs w:val="18"/>
    </w:rPr>
  </w:style>
  <w:style w:type="character" w:customStyle="1" w:styleId="highlighted">
    <w:name w:val="highlighted"/>
    <w:basedOn w:val="a0"/>
    <w:rsid w:val="0072393F"/>
  </w:style>
  <w:style w:type="character" w:styleId="ae">
    <w:name w:val="Strong"/>
    <w:basedOn w:val="a0"/>
    <w:uiPriority w:val="22"/>
    <w:qFormat/>
    <w:rsid w:val="008A2595"/>
    <w:rPr>
      <w:b/>
      <w:bCs/>
    </w:rPr>
  </w:style>
  <w:style w:type="paragraph" w:styleId="af">
    <w:name w:val="No Spacing"/>
    <w:uiPriority w:val="1"/>
    <w:qFormat/>
    <w:rsid w:val="00D71670"/>
    <w:pPr>
      <w:widowControl w:val="0"/>
      <w:jc w:val="both"/>
    </w:pPr>
  </w:style>
  <w:style w:type="character" w:customStyle="1" w:styleId="50">
    <w:name w:val="标题 5 字符"/>
    <w:basedOn w:val="a0"/>
    <w:link w:val="5"/>
    <w:uiPriority w:val="9"/>
    <w:rsid w:val="009721F2"/>
    <w:rPr>
      <w:bCs/>
      <w:sz w:val="28"/>
      <w:szCs w:val="28"/>
    </w:rPr>
  </w:style>
  <w:style w:type="table" w:styleId="af0">
    <w:name w:val="Table Grid"/>
    <w:basedOn w:val="a1"/>
    <w:uiPriority w:val="39"/>
    <w:rsid w:val="00B448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列出段落1"/>
    <w:basedOn w:val="a"/>
    <w:uiPriority w:val="34"/>
    <w:rsid w:val="00AE2F61"/>
    <w:pPr>
      <w:widowControl/>
      <w:ind w:firstLine="420"/>
    </w:pPr>
    <w:rPr>
      <w:rFonts w:ascii="等线" w:eastAsia="等线" w:hAnsi="等线"/>
    </w:rPr>
  </w:style>
  <w:style w:type="character" w:customStyle="1" w:styleId="60">
    <w:name w:val="标题 6 字符"/>
    <w:basedOn w:val="a0"/>
    <w:link w:val="6"/>
    <w:uiPriority w:val="9"/>
    <w:rsid w:val="00C91DAA"/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9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6.emf"/><Relationship Id="rId26" Type="http://schemas.openxmlformats.org/officeDocument/2006/relationships/image" Target="media/image10.png"/><Relationship Id="rId39" Type="http://schemas.openxmlformats.org/officeDocument/2006/relationships/image" Target="media/image19.emf"/><Relationship Id="rId21" Type="http://schemas.openxmlformats.org/officeDocument/2006/relationships/image" Target="media/image7.emf"/><Relationship Id="rId34" Type="http://schemas.openxmlformats.org/officeDocument/2006/relationships/image" Target="media/image16.emf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24" Type="http://schemas.openxmlformats.org/officeDocument/2006/relationships/package" Target="embeddings/Microsoft_Visio___7.vsdx"/><Relationship Id="rId32" Type="http://schemas.openxmlformats.org/officeDocument/2006/relationships/image" Target="media/image14.jpg"/><Relationship Id="rId37" Type="http://schemas.openxmlformats.org/officeDocument/2006/relationships/package" Target="embeddings/Microsoft_Visio___11.vsdx"/><Relationship Id="rId40" Type="http://schemas.openxmlformats.org/officeDocument/2006/relationships/package" Target="embeddings/Microsoft_Visio___12.vsdx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3.vsdx"/><Relationship Id="rId23" Type="http://schemas.openxmlformats.org/officeDocument/2006/relationships/image" Target="media/image8.emf"/><Relationship Id="rId28" Type="http://schemas.openxmlformats.org/officeDocument/2006/relationships/package" Target="embeddings/Microsoft_Visio___8.vsdx"/><Relationship Id="rId36" Type="http://schemas.openxmlformats.org/officeDocument/2006/relationships/image" Target="media/image17.emf"/><Relationship Id="rId10" Type="http://schemas.openxmlformats.org/officeDocument/2006/relationships/image" Target="media/image2.emf"/><Relationship Id="rId19" Type="http://schemas.openxmlformats.org/officeDocument/2006/relationships/package" Target="embeddings/Microsoft_Visio___5.vsdx"/><Relationship Id="rId31" Type="http://schemas.openxmlformats.org/officeDocument/2006/relationships/image" Target="media/image13.jp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4.emf"/><Relationship Id="rId22" Type="http://schemas.openxmlformats.org/officeDocument/2006/relationships/package" Target="embeddings/Microsoft_Visio___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__9.vsdx"/><Relationship Id="rId35" Type="http://schemas.openxmlformats.org/officeDocument/2006/relationships/package" Target="embeddings/Microsoft_Visio___10.vsdx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4.vsdx"/><Relationship Id="rId25" Type="http://schemas.openxmlformats.org/officeDocument/2006/relationships/image" Target="media/image9.png"/><Relationship Id="rId33" Type="http://schemas.openxmlformats.org/officeDocument/2006/relationships/image" Target="media/image15.jpg"/><Relationship Id="rId38" Type="http://schemas.openxmlformats.org/officeDocument/2006/relationships/image" Target="media/image18.jpeg"/><Relationship Id="rId20" Type="http://schemas.openxmlformats.org/officeDocument/2006/relationships/hyperlink" Target="http://artistwork.pek3a.qingstor.com/filecrc/ZP28002029020.jpg_3201509575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96D71-6B74-4A10-B1EE-3DF01BDA0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4256</TotalTime>
  <Pages>35</Pages>
  <Words>1729</Words>
  <Characters>9860</Characters>
  <Application>Microsoft Office Word</Application>
  <DocSecurity>0</DocSecurity>
  <Lines>82</Lines>
  <Paragraphs>23</Paragraphs>
  <ScaleCrop>false</ScaleCrop>
  <Company/>
  <LinksUpToDate>false</LinksUpToDate>
  <CharactersWithSpaces>11566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zg</cp:lastModifiedBy>
  <cp:revision>314</cp:revision>
  <dcterms:created xsi:type="dcterms:W3CDTF">2017-04-09T15:03:00Z</dcterms:created>
  <dcterms:modified xsi:type="dcterms:W3CDTF">2017-05-16T02:52:00Z</dcterms:modified>
</cp:coreProperties>
</file>