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2284088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CF3A6E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84088" w:history="1">
            <w:r w:rsidR="00CF3A6E" w:rsidRPr="00E2350A">
              <w:rPr>
                <w:rStyle w:val="a6"/>
                <w:noProof/>
              </w:rPr>
              <w:t>系统架构说明书</w:t>
            </w:r>
            <w:r w:rsidR="00CF3A6E">
              <w:rPr>
                <w:noProof/>
                <w:webHidden/>
              </w:rPr>
              <w:tab/>
            </w:r>
            <w:r w:rsidR="00CF3A6E">
              <w:rPr>
                <w:noProof/>
                <w:webHidden/>
              </w:rPr>
              <w:fldChar w:fldCharType="begin"/>
            </w:r>
            <w:r w:rsidR="00CF3A6E">
              <w:rPr>
                <w:noProof/>
                <w:webHidden/>
              </w:rPr>
              <w:instrText xml:space="preserve"> PAGEREF _Toc482284088 \h </w:instrText>
            </w:r>
            <w:r w:rsidR="00CF3A6E">
              <w:rPr>
                <w:noProof/>
                <w:webHidden/>
              </w:rPr>
            </w:r>
            <w:r w:rsidR="00CF3A6E">
              <w:rPr>
                <w:noProof/>
                <w:webHidden/>
              </w:rPr>
              <w:fldChar w:fldCharType="separate"/>
            </w:r>
            <w:r w:rsidR="00CF3A6E">
              <w:rPr>
                <w:noProof/>
                <w:webHidden/>
              </w:rPr>
              <w:t>1</w:t>
            </w:r>
            <w:r w:rsidR="00CF3A6E"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89" w:history="1">
            <w:r w:rsidRPr="00E2350A">
              <w:rPr>
                <w:rStyle w:val="a6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0" w:history="1">
            <w:r w:rsidRPr="00E2350A">
              <w:rPr>
                <w:rStyle w:val="a6"/>
                <w:noProof/>
              </w:rPr>
              <w:t>当前系统总体架构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1" w:history="1">
            <w:r w:rsidRPr="00E2350A">
              <w:rPr>
                <w:rStyle w:val="a6"/>
                <w:noProof/>
              </w:rPr>
              <w:t>系统设计的不足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2" w:history="1">
            <w:r w:rsidRPr="00E2350A">
              <w:rPr>
                <w:rStyle w:val="a6"/>
                <w:noProof/>
              </w:rPr>
              <w:t>系统运行时的一些问题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3" w:history="1">
            <w:r w:rsidRPr="00E2350A">
              <w:rPr>
                <w:rStyle w:val="a6"/>
                <w:noProof/>
              </w:rPr>
              <w:t>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4" w:history="1">
            <w:r w:rsidRPr="00E2350A">
              <w:rPr>
                <w:rStyle w:val="a6"/>
                <w:noProof/>
              </w:rPr>
              <w:t>API网关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5" w:history="1">
            <w:r w:rsidRPr="00E2350A">
              <w:rPr>
                <w:rStyle w:val="a6"/>
                <w:noProof/>
              </w:rPr>
              <w:t>总体架构图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6" w:history="1">
            <w:r w:rsidRPr="00E2350A">
              <w:rPr>
                <w:rStyle w:val="a6"/>
                <w:noProof/>
              </w:rPr>
              <w:t>资源下载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7" w:history="1">
            <w:r w:rsidRPr="00E2350A">
              <w:rPr>
                <w:rStyle w:val="a6"/>
                <w:noProof/>
              </w:rPr>
              <w:t>城市渲染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8" w:history="1">
            <w:r w:rsidRPr="00E2350A">
              <w:rPr>
                <w:rStyle w:val="a6"/>
                <w:noProof/>
              </w:rPr>
              <w:t>场景服务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099" w:history="1">
            <w:r w:rsidRPr="00E2350A">
              <w:rPr>
                <w:rStyle w:val="a6"/>
                <w:noProof/>
              </w:rPr>
              <w:t>电商支付时序图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0" w:history="1">
            <w:r w:rsidRPr="00E2350A">
              <w:rPr>
                <w:rStyle w:val="a6"/>
                <w:noProof/>
              </w:rPr>
              <w:t>服务注册和发现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1" w:history="1">
            <w:r w:rsidRPr="00E2350A">
              <w:rPr>
                <w:rStyle w:val="a6"/>
                <w:noProof/>
              </w:rPr>
              <w:t>熔断器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2" w:history="1">
            <w:r w:rsidRPr="00E2350A">
              <w:rPr>
                <w:rStyle w:val="a6"/>
                <w:noProof/>
              </w:rPr>
              <w:t>日志收集ELK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3" w:history="1">
            <w:r w:rsidRPr="00E2350A">
              <w:rPr>
                <w:rStyle w:val="a6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4" w:history="1">
            <w:r w:rsidRPr="00E2350A">
              <w:rPr>
                <w:rStyle w:val="a6"/>
                <w:noProof/>
              </w:rPr>
              <w:t>消息中间件（MQ）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5" w:history="1">
            <w:r w:rsidRPr="00E2350A">
              <w:rPr>
                <w:rStyle w:val="a6"/>
                <w:noProof/>
              </w:rPr>
              <w:t>服务组件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6" w:history="1">
            <w:r w:rsidRPr="00E2350A">
              <w:rPr>
                <w:rStyle w:val="a6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A6E" w:rsidRDefault="00CF3A6E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2284107" w:history="1">
            <w:r w:rsidRPr="00E2350A">
              <w:rPr>
                <w:rStyle w:val="a6"/>
                <w:noProof/>
              </w:rPr>
              <w:t>存在的风险和问题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_Toc482284107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262CF2" w:rsidTr="00A82C5B">
        <w:trPr>
          <w:trHeight w:val="872"/>
          <w:jc w:val="center"/>
          <w:ins w:id="1" w:author="zg" w:date="2017-05-11T16:37:00Z"/>
        </w:trPr>
        <w:tc>
          <w:tcPr>
            <w:tcW w:w="2002" w:type="dxa"/>
          </w:tcPr>
          <w:p w:rsidR="00262CF2" w:rsidRPr="0000719D" w:rsidRDefault="00262CF2" w:rsidP="00A82C5B">
            <w:pPr>
              <w:jc w:val="center"/>
              <w:rPr>
                <w:ins w:id="2" w:author="zg" w:date="2017-05-11T16:37:00Z"/>
                <w:rFonts w:ascii="宋体" w:hAnsi="宋体"/>
                <w:color w:val="000000"/>
                <w:sz w:val="21"/>
                <w:szCs w:val="21"/>
              </w:rPr>
            </w:pPr>
            <w:ins w:id="3" w:author="zg" w:date="2017-05-11T16:37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5</w:t>
              </w:r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-</w:t>
              </w:r>
              <w:r>
                <w:rPr>
                  <w:rFonts w:ascii="宋体" w:hAnsi="宋体" w:hint="eastAsia"/>
                  <w:color w:val="000000"/>
                  <w:sz w:val="21"/>
                  <w:szCs w:val="21"/>
                </w:rPr>
                <w:t>09</w:t>
              </w:r>
            </w:ins>
          </w:p>
        </w:tc>
        <w:tc>
          <w:tcPr>
            <w:tcW w:w="893" w:type="dxa"/>
          </w:tcPr>
          <w:p w:rsidR="00262CF2" w:rsidRDefault="00262CF2" w:rsidP="00A82C5B">
            <w:pPr>
              <w:jc w:val="center"/>
              <w:rPr>
                <w:ins w:id="4" w:author="zg" w:date="2017-05-11T16:37:00Z"/>
                <w:rFonts w:ascii="宋体"/>
                <w:color w:val="000000"/>
                <w:sz w:val="21"/>
                <w:szCs w:val="21"/>
              </w:rPr>
            </w:pPr>
            <w:ins w:id="5" w:author="zg" w:date="2017-05-11T16:38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7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262CF2" w:rsidRDefault="00262CF2" w:rsidP="00A82C5B">
            <w:pPr>
              <w:rPr>
                <w:ins w:id="6" w:author="zg" w:date="2017-05-11T16:37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262CF2" w:rsidRDefault="00262CF2" w:rsidP="00A82C5B">
            <w:pPr>
              <w:rPr>
                <w:ins w:id="7" w:author="zg" w:date="2017-05-11T16:37:00Z"/>
                <w:rFonts w:ascii="宋体" w:hint="eastAsia"/>
                <w:color w:val="000000"/>
              </w:rPr>
            </w:pPr>
            <w:ins w:id="8" w:author="zg" w:date="2017-05-11T16:38:00Z">
              <w:r>
                <w:rPr>
                  <w:rFonts w:ascii="宋体" w:hint="eastAsia"/>
                  <w:color w:val="000000"/>
                </w:rPr>
                <w:t>添加缓存使用</w:t>
              </w:r>
            </w:ins>
          </w:p>
        </w:tc>
        <w:tc>
          <w:tcPr>
            <w:tcW w:w="1057" w:type="dxa"/>
          </w:tcPr>
          <w:p w:rsidR="00262CF2" w:rsidRDefault="00262CF2" w:rsidP="00A82C5B">
            <w:pPr>
              <w:ind w:left="82" w:hangingChars="34" w:hanging="82"/>
              <w:rPr>
                <w:ins w:id="9" w:author="zg" w:date="2017-05-11T16:37:00Z"/>
                <w:rFonts w:ascii="宋体" w:hint="eastAsia"/>
                <w:color w:val="000000"/>
              </w:rPr>
            </w:pPr>
            <w:ins w:id="10" w:author="zg" w:date="2017-05-11T16:38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11" w:name="_Toc482284089"/>
      <w:r>
        <w:rPr>
          <w:rFonts w:hint="eastAsia"/>
        </w:rPr>
        <w:lastRenderedPageBreak/>
        <w:t>前言</w:t>
      </w:r>
      <w:bookmarkEnd w:id="1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12" w:name="_Toc482284090"/>
      <w:r>
        <w:rPr>
          <w:rFonts w:hint="eastAsia"/>
        </w:rPr>
        <w:t>当前系统总体架构</w:t>
      </w:r>
      <w:bookmarkEnd w:id="12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6026398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13" w:name="_Toc482284091"/>
      <w:r>
        <w:rPr>
          <w:rFonts w:hint="eastAsia"/>
          <w:kern w:val="2"/>
        </w:rPr>
        <w:t>系统设计的不足</w:t>
      </w:r>
      <w:bookmarkEnd w:id="13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r w:rsidR="00BE1A86">
        <w:rPr>
          <w:rFonts w:hint="eastAsia"/>
        </w:rPr>
        <w:t>部分</w:t>
      </w:r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可通过聚合层直接访问微服务，也可通过api网关访问微服务，调用方法不统一，访问控制不统一。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14" w:name="_Toc482284092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14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联营、众包</w:t>
      </w:r>
      <w:r w:rsidR="00930079">
        <w:t xml:space="preserve"> </w:t>
      </w:r>
      <w:r>
        <w:rPr>
          <w:rFonts w:hint="eastAsia"/>
        </w:rPr>
        <w:t>和eboss通过电商后台登录，用户、商家通过SOA</w:t>
      </w:r>
      <w:r>
        <w:t xml:space="preserve"> </w:t>
      </w:r>
      <w:r>
        <w:rPr>
          <w:rFonts w:hint="eastAsia"/>
        </w:rPr>
        <w:t>api网关登录。</w:t>
      </w:r>
    </w:p>
    <w:p w:rsidR="006C2F77" w:rsidRDefault="009B31FC" w:rsidP="006C2F77">
      <w:pPr>
        <w:pStyle w:val="1"/>
      </w:pPr>
      <w:bookmarkStart w:id="15" w:name="_Toc482284093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15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16" w:name="_Toc482284094"/>
      <w:r>
        <w:rPr>
          <w:rFonts w:hint="eastAsia"/>
        </w:rPr>
        <w:t>API</w:t>
      </w:r>
      <w:r>
        <w:rPr>
          <w:rFonts w:hint="eastAsia"/>
        </w:rPr>
        <w:t>网关</w:t>
      </w:r>
      <w:bookmarkEnd w:id="16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6" type="#_x0000_t75" style="width:416.25pt;height:333.75pt" o:ole="">
            <v:imagedata r:id="rId10" o:title=""/>
          </v:shape>
          <o:OLEObject Type="Embed" ProgID="Visio.Drawing.15" ShapeID="_x0000_i1026" DrawAspect="Content" ObjectID="_1556026399" r:id="rId11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7" type="#_x0000_t75" style="width:416.25pt;height:647.25pt" o:ole="">
            <v:imagedata r:id="rId12" o:title=""/>
          </v:shape>
          <o:OLEObject Type="Embed" ProgID="Visio.Drawing.15" ShapeID="_x0000_i1027" DrawAspect="Content" ObjectID="_1556026400" r:id="rId13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t>图三</w:t>
      </w:r>
    </w:p>
    <w:p w:rsidR="008B3C9C" w:rsidRDefault="008B3C9C" w:rsidP="008B3C9C">
      <w:pPr>
        <w:pStyle w:val="2"/>
      </w:pPr>
      <w:bookmarkStart w:id="17" w:name="_Toc482284095"/>
      <w:r>
        <w:rPr>
          <w:rFonts w:hint="eastAsia"/>
        </w:rPr>
        <w:lastRenderedPageBreak/>
        <w:t>总体架构图</w:t>
      </w:r>
      <w:bookmarkEnd w:id="17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28" type="#_x0000_t75" style="width:414.75pt;height:549.75pt" o:ole="">
            <v:imagedata r:id="rId14" o:title=""/>
          </v:shape>
          <o:OLEObject Type="Embed" ProgID="Visio.Drawing.15" ShapeID="_x0000_i1028" DrawAspect="Content" ObjectID="_1556026401" r:id="rId15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18" w:name="_Toc482284096"/>
      <w:r>
        <w:rPr>
          <w:rFonts w:hint="eastAsia"/>
        </w:rPr>
        <w:lastRenderedPageBreak/>
        <w:t>资源下载</w:t>
      </w:r>
      <w:bookmarkEnd w:id="18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29" type="#_x0000_t75" style="width:327pt;height:423pt" o:ole="">
            <v:imagedata r:id="rId16" o:title=""/>
          </v:shape>
          <o:OLEObject Type="Embed" ProgID="Visio.Drawing.15" ShapeID="_x0000_i1029" DrawAspect="Content" ObjectID="_1556026402" r:id="rId17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19" w:name="_Toc482284097"/>
      <w:r>
        <w:rPr>
          <w:rFonts w:hint="eastAsia"/>
        </w:rPr>
        <w:t>城市渲染</w:t>
      </w:r>
      <w:bookmarkEnd w:id="19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0" type="#_x0000_t75" style="width:327pt;height:422.25pt" o:ole="">
            <v:imagedata r:id="rId18" o:title=""/>
          </v:shape>
          <o:OLEObject Type="Embed" ProgID="Visio.Drawing.15" ShapeID="_x0000_i1030" DrawAspect="Content" ObjectID="_1556026403" r:id="rId19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</w:pPr>
      <w:r>
        <w:rPr>
          <w:rFonts w:hint="eastAsia"/>
        </w:rPr>
        <w:t>部分数据格式如下：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0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20" w:name="_Toc482284098"/>
      <w:r>
        <w:rPr>
          <w:rFonts w:hint="eastAsia"/>
        </w:rPr>
        <w:t>场景服务</w:t>
      </w:r>
      <w:bookmarkEnd w:id="20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1" type="#_x0000_t75" style="width:357pt;height:394.5pt" o:ole="">
            <v:imagedata r:id="rId21" o:title=""/>
          </v:shape>
          <o:OLEObject Type="Embed" ProgID="Visio.Drawing.15" ShapeID="_x0000_i1031" DrawAspect="Content" ObjectID="_1556026404" r:id="rId22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21" w:name="_Toc482284099"/>
      <w:r>
        <w:rPr>
          <w:rFonts w:hint="eastAsia"/>
        </w:rPr>
        <w:lastRenderedPageBreak/>
        <w:t>电商支付时序图</w:t>
      </w:r>
      <w:bookmarkEnd w:id="21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2" type="#_x0000_t75" style="width:414.75pt;height:269.25pt" o:ole="">
            <v:imagedata r:id="rId23" o:title=""/>
          </v:shape>
          <o:OLEObject Type="Embed" ProgID="Visio.Drawing.15" ShapeID="_x0000_i1032" DrawAspect="Content" ObjectID="_1556026405" r:id="rId24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22" w:name="_Toc482284100"/>
      <w:r>
        <w:t>服务注册和发现</w:t>
      </w:r>
      <w:bookmarkEnd w:id="22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BA22F07" wp14:editId="47F30692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4FDF96" wp14:editId="00416173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3" type="#_x0000_t75" style="width:400.5pt;height:143.25pt" o:ole="">
            <v:imagedata r:id="rId27" o:title=""/>
          </v:shape>
          <o:OLEObject Type="Embed" ProgID="Visio.Drawing.15" ShapeID="_x0000_i1033" DrawAspect="Content" ObjectID="_1556026406" r:id="rId28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4" type="#_x0000_t75" style="width:414.75pt;height:369.75pt" o:ole="">
            <v:imagedata r:id="rId29" o:title=""/>
          </v:shape>
          <o:OLEObject Type="Embed" ProgID="Visio.Drawing.15" ShapeID="_x0000_i1034" DrawAspect="Content" ObjectID="_1556026407" r:id="rId30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23" w:name="_Toc482284101"/>
      <w:r>
        <w:rPr>
          <w:rFonts w:hint="eastAsia"/>
        </w:rPr>
        <w:lastRenderedPageBreak/>
        <w:t>熔断器</w:t>
      </w:r>
      <w:bookmarkEnd w:id="23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24" w:name="_Toc482284102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24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443817" wp14:editId="3F28B6DA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7FBB206" wp14:editId="2DE94814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将int64的除第一位外的其他63位分成三段，前面41位为时间戳、后面10位为工作机器(进程)ID，</w:t>
      </w:r>
      <w:r w:rsidR="008A2595" w:rsidRPr="00335B81">
        <w:lastRenderedPageBreak/>
        <w:t>也称为WorkerID ，最后12位为递增序列号</w:t>
      </w:r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697EEE12" wp14:editId="45801B54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</w:t>
      </w:r>
      <w:r w:rsidR="00DC5E07">
        <w:rPr>
          <w:rFonts w:hint="eastAsia"/>
        </w:rPr>
        <w:lastRenderedPageBreak/>
        <w:t>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25" w:name="_Toc482284103"/>
      <w:r>
        <w:rPr>
          <w:rFonts w:hint="eastAsia"/>
        </w:rPr>
        <w:t>缓存</w:t>
      </w:r>
      <w:bookmarkEnd w:id="25"/>
    </w:p>
    <w:p w:rsidR="00160EEF" w:rsidRDefault="001A4756" w:rsidP="0006263F">
      <w:pPr>
        <w:pStyle w:val="4"/>
        <w:rPr>
          <w:ins w:id="26" w:author="zg" w:date="2017-05-11T11:17:00Z"/>
        </w:rPr>
        <w:pPrChange w:id="27" w:author="zg" w:date="2017-05-11T10:55:00Z">
          <w:pPr/>
        </w:pPrChange>
      </w:pPr>
      <w:del w:id="28" w:author="zg" w:date="2017-05-11T11:17:00Z">
        <w:r w:rsidDel="00160EEF">
          <w:rPr>
            <w:rFonts w:hint="eastAsia"/>
          </w:rPr>
          <w:delText>采用</w:delText>
        </w:r>
      </w:del>
      <w:r>
        <w:rPr>
          <w:rFonts w:hint="eastAsia"/>
        </w:rPr>
        <w:t>Redis</w:t>
      </w:r>
      <w:del w:id="29" w:author="zg" w:date="2017-05-11T11:17:00Z">
        <w:r w:rsidDel="00160EEF">
          <w:rPr>
            <w:rFonts w:hint="eastAsia"/>
          </w:rPr>
          <w:delText>作为</w:delText>
        </w:r>
      </w:del>
      <w:ins w:id="30" w:author="zg" w:date="2017-05-11T11:17:00Z">
        <w:r w:rsidR="00160EEF">
          <w:rPr>
            <w:rFonts w:hint="eastAsia"/>
          </w:rPr>
          <w:t>服务器端</w:t>
        </w:r>
      </w:ins>
      <w:r>
        <w:rPr>
          <w:rFonts w:hint="eastAsia"/>
        </w:rPr>
        <w:t>缓存服务器</w:t>
      </w:r>
    </w:p>
    <w:p w:rsidR="001A4756" w:rsidRDefault="001A4756" w:rsidP="00160EEF">
      <w:pPr>
        <w:pPrChange w:id="31" w:author="zg" w:date="2017-05-11T11:17:00Z">
          <w:pPr/>
        </w:pPrChange>
      </w:pPr>
      <w:del w:id="32" w:author="zg" w:date="2017-05-11T11:17:00Z">
        <w:r w:rsidDel="00160EEF">
          <w:rPr>
            <w:rFonts w:hint="eastAsia"/>
          </w:rPr>
          <w:delText>，</w:delText>
        </w:r>
      </w:del>
      <w:r>
        <w:rPr>
          <w:rFonts w:hint="eastAsia"/>
        </w:rPr>
        <w:t>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  <w:rPr>
          <w:ins w:id="33" w:author="zg" w:date="2017-05-11T10:55:00Z"/>
        </w:rPr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06263F" w:rsidRDefault="0006263F" w:rsidP="0006263F">
      <w:pPr>
        <w:pStyle w:val="4"/>
        <w:rPr>
          <w:ins w:id="34" w:author="zg" w:date="2017-05-11T10:56:00Z"/>
        </w:rPr>
        <w:pPrChange w:id="35" w:author="zg" w:date="2017-05-11T10:56:00Z">
          <w:pPr>
            <w:ind w:firstLineChars="200" w:firstLine="480"/>
          </w:pPr>
        </w:pPrChange>
      </w:pPr>
      <w:ins w:id="36" w:author="zg" w:date="2017-05-11T10:56:00Z">
        <w:r>
          <w:rPr>
            <w:rFonts w:hint="eastAsia"/>
          </w:rPr>
          <w:lastRenderedPageBreak/>
          <w:t>用户登录信息在Redis</w:t>
        </w:r>
        <w:r w:rsidR="00AE1B77">
          <w:rPr>
            <w:rFonts w:hint="eastAsia"/>
          </w:rPr>
          <w:t>中</w:t>
        </w:r>
      </w:ins>
      <w:ins w:id="37" w:author="zg" w:date="2017-05-11T16:21:00Z">
        <w:r w:rsidR="00AE1B77">
          <w:rPr>
            <w:rFonts w:hint="eastAsia"/>
          </w:rPr>
          <w:t>缓存</w:t>
        </w:r>
      </w:ins>
    </w:p>
    <w:p w:rsidR="0006263F" w:rsidRDefault="0006263F" w:rsidP="0006263F">
      <w:pPr>
        <w:rPr>
          <w:ins w:id="38" w:author="zg" w:date="2017-05-11T11:03:00Z"/>
        </w:rPr>
        <w:pPrChange w:id="39" w:author="zg" w:date="2017-05-11T10:56:00Z">
          <w:pPr>
            <w:ind w:firstLineChars="200" w:firstLine="480"/>
          </w:pPr>
        </w:pPrChange>
      </w:pPr>
      <w:ins w:id="40" w:author="zg" w:date="2017-05-11T11:01:00Z">
        <w:r>
          <w:rPr>
            <w:rFonts w:hint="eastAsia"/>
          </w:rPr>
          <w:t>随着</w:t>
        </w:r>
      </w:ins>
      <w:ins w:id="41" w:author="zg" w:date="2017-05-11T10:56:00Z">
        <w:r>
          <w:rPr>
            <w:rFonts w:hint="eastAsia"/>
          </w:rPr>
          <w:t>用户</w:t>
        </w:r>
      </w:ins>
      <w:ins w:id="42" w:author="zg" w:date="2017-05-11T11:01:00Z">
        <w:r>
          <w:rPr>
            <w:rFonts w:hint="eastAsia"/>
          </w:rPr>
          <w:t>数量的增大，用户</w:t>
        </w:r>
      </w:ins>
      <w:ins w:id="43" w:author="zg" w:date="2017-05-11T10:57:00Z">
        <w:r>
          <w:rPr>
            <w:rFonts w:hint="eastAsia"/>
          </w:rPr>
          <w:t>登录</w:t>
        </w:r>
      </w:ins>
      <w:ins w:id="44" w:author="zg" w:date="2017-05-11T11:01:00Z">
        <w:r>
          <w:rPr>
            <w:rFonts w:hint="eastAsia"/>
          </w:rPr>
          <w:t>信息如果</w:t>
        </w:r>
      </w:ins>
      <w:ins w:id="45" w:author="zg" w:date="2017-05-11T11:02:00Z">
        <w:r>
          <w:rPr>
            <w:rFonts w:hint="eastAsia"/>
          </w:rPr>
          <w:t>存储到数据库，会对数据库造成很大了压力，因此把用户登录时的一些信息</w:t>
        </w:r>
      </w:ins>
      <w:ins w:id="46" w:author="zg" w:date="2017-05-11T11:03:00Z">
        <w:r>
          <w:rPr>
            <w:rFonts w:hint="eastAsia"/>
          </w:rPr>
          <w:t>存储到Redis服务器中。</w:t>
        </w:r>
      </w:ins>
    </w:p>
    <w:p w:rsidR="00410857" w:rsidRDefault="00410857" w:rsidP="00410857">
      <w:pPr>
        <w:rPr>
          <w:ins w:id="47" w:author="zg" w:date="2017-05-11T11:07:00Z"/>
        </w:rPr>
        <w:pPrChange w:id="48" w:author="zg" w:date="2017-05-11T11:07:00Z">
          <w:pPr/>
        </w:pPrChange>
      </w:pPr>
      <w:ins w:id="49" w:author="zg" w:date="2017-05-11T11:04:00Z">
        <w:r w:rsidRPr="00410857">
          <w:rPr>
            <w:rFonts w:hint="eastAsia"/>
            <w:rPrChange w:id="50" w:author="zg" w:date="2017-05-11T11:04:00Z">
              <w:rPr>
                <w:rFonts w:hint="eastAsia"/>
              </w:rPr>
            </w:rPrChange>
          </w:rPr>
          <w:t>初次登录后保存两条信息</w:t>
        </w:r>
        <w:r>
          <w:rPr>
            <w:rFonts w:hint="eastAsia"/>
          </w:rPr>
          <w:t>：</w:t>
        </w:r>
      </w:ins>
    </w:p>
    <w:p w:rsidR="00410857" w:rsidRDefault="00410857" w:rsidP="00410857">
      <w:pPr>
        <w:pStyle w:val="a3"/>
        <w:numPr>
          <w:ilvl w:val="0"/>
          <w:numId w:val="30"/>
        </w:numPr>
        <w:ind w:firstLineChars="0"/>
        <w:rPr>
          <w:ins w:id="51" w:author="zg" w:date="2017-05-11T11:07:00Z"/>
        </w:rPr>
        <w:pPrChange w:id="52" w:author="zg" w:date="2017-05-11T11:07:00Z">
          <w:pPr/>
        </w:pPrChange>
      </w:pPr>
      <w:ins w:id="53" w:author="zg" w:date="2017-05-11T11:04:00Z">
        <w:r w:rsidRPr="00410857">
          <w:rPr>
            <w:rFonts w:hint="eastAsia"/>
            <w:rPrChange w:id="54" w:author="zg" w:date="2017-05-11T11:04:00Z">
              <w:rPr>
                <w:rFonts w:hint="eastAsia"/>
              </w:rPr>
            </w:rPrChange>
          </w:rPr>
          <w:t>存入</w:t>
        </w:r>
      </w:ins>
      <w:ins w:id="55" w:author="zg" w:date="2017-05-11T11:06:00Z">
        <w:r>
          <w:rPr>
            <w:rFonts w:hint="eastAsia"/>
          </w:rPr>
          <w:t>key</w:t>
        </w:r>
        <w:r>
          <w:sym w:font="Wingdings" w:char="F0E0"/>
        </w:r>
      </w:ins>
      <w:ins w:id="56" w:author="zg" w:date="2017-05-11T11:04:00Z">
        <w:r>
          <w:rPr>
            <w:rFonts w:hint="eastAsia"/>
            <w:rPrChange w:id="57" w:author="zg" w:date="2017-05-11T11:04:00Z">
              <w:rPr>
                <w:rFonts w:hint="eastAsia"/>
              </w:rPr>
            </w:rPrChange>
          </w:rPr>
          <w:t>userId:roleId</w:t>
        </w:r>
      </w:ins>
      <w:ins w:id="58" w:author="zg" w:date="2017-05-11T11:06:00Z">
        <w:r>
          <w:rPr>
            <w:rFonts w:hint="eastAsia"/>
          </w:rPr>
          <w:t>，value</w:t>
        </w:r>
        <w:r>
          <w:sym w:font="Wingdings" w:char="F0E0"/>
        </w:r>
      </w:ins>
      <w:ins w:id="59" w:author="zg" w:date="2017-05-11T11:04:00Z">
        <w:r>
          <w:rPr>
            <w:rFonts w:hint="eastAsia"/>
            <w:rPrChange w:id="60" w:author="zg" w:date="2017-05-11T11:04:00Z">
              <w:rPr>
                <w:rFonts w:hint="eastAsia"/>
              </w:rPr>
            </w:rPrChange>
          </w:rPr>
          <w:t xml:space="preserve">token </w:t>
        </w:r>
        <w:r w:rsidRPr="00410857">
          <w:rPr>
            <w:rFonts w:hint="eastAsia"/>
            <w:rPrChange w:id="61" w:author="zg" w:date="2017-05-11T11:04:00Z">
              <w:rPr>
                <w:rFonts w:hint="eastAsia"/>
              </w:rPr>
            </w:rPrChange>
          </w:rPr>
          <w:t>(token根据用户信息及其他动态字符串生成)</w:t>
        </w:r>
      </w:ins>
    </w:p>
    <w:p w:rsidR="00410857" w:rsidRDefault="00410857" w:rsidP="00410857">
      <w:pPr>
        <w:pStyle w:val="a3"/>
        <w:numPr>
          <w:ilvl w:val="0"/>
          <w:numId w:val="30"/>
        </w:numPr>
        <w:ind w:firstLineChars="0"/>
        <w:rPr>
          <w:ins w:id="62" w:author="zg" w:date="2017-05-11T11:16:00Z"/>
        </w:rPr>
        <w:pPrChange w:id="63" w:author="zg" w:date="2017-05-11T11:07:00Z">
          <w:pPr/>
        </w:pPrChange>
      </w:pPr>
      <w:ins w:id="64" w:author="zg" w:date="2017-05-11T11:04:00Z">
        <w:r w:rsidRPr="00410857">
          <w:rPr>
            <w:rFonts w:hint="eastAsia"/>
            <w:rPrChange w:id="65" w:author="zg" w:date="2017-05-11T11:04:00Z">
              <w:rPr>
                <w:rFonts w:hint="eastAsia"/>
              </w:rPr>
            </w:rPrChange>
          </w:rPr>
          <w:t>存入</w:t>
        </w:r>
      </w:ins>
      <w:ins w:id="66" w:author="zg" w:date="2017-05-11T11:07:00Z">
        <w:r>
          <w:rPr>
            <w:rFonts w:hint="eastAsia"/>
          </w:rPr>
          <w:t>key</w:t>
        </w:r>
        <w:r>
          <w:sym w:font="Wingdings" w:char="F0E0"/>
        </w:r>
      </w:ins>
      <w:ins w:id="67" w:author="zg" w:date="2017-05-11T11:04:00Z">
        <w:r>
          <w:rPr>
            <w:rFonts w:hint="eastAsia"/>
            <w:rPrChange w:id="68" w:author="zg" w:date="2017-05-11T11:04:00Z">
              <w:rPr>
                <w:rFonts w:hint="eastAsia"/>
              </w:rPr>
            </w:rPrChange>
          </w:rPr>
          <w:t>token,value</w:t>
        </w:r>
      </w:ins>
      <w:ins w:id="69" w:author="zg" w:date="2017-05-11T11:07:00Z">
        <w:r>
          <w:sym w:font="Wingdings" w:char="F0E0"/>
        </w:r>
      </w:ins>
      <w:ins w:id="70" w:author="zg" w:date="2017-05-11T11:04:00Z">
        <w:r>
          <w:rPr>
            <w:rFonts w:hint="eastAsia"/>
            <w:rPrChange w:id="71" w:author="zg" w:date="2017-05-11T11:04:00Z">
              <w:rPr>
                <w:rFonts w:hint="eastAsia"/>
              </w:rPr>
            </w:rPrChange>
          </w:rPr>
          <w:t xml:space="preserve">userId:roleId </w:t>
        </w:r>
        <w:r w:rsidRPr="00410857">
          <w:rPr>
            <w:rFonts w:hint="eastAsia"/>
            <w:rPrChange w:id="72" w:author="zg" w:date="2017-05-11T11:04:00Z">
              <w:rPr>
                <w:rFonts w:hint="eastAsia"/>
              </w:rPr>
            </w:rPrChange>
          </w:rPr>
          <w:t>(便于获取userId信息、退出删除token等)</w:t>
        </w:r>
      </w:ins>
    </w:p>
    <w:p w:rsidR="00620229" w:rsidRPr="00410857" w:rsidRDefault="00620229" w:rsidP="00410857">
      <w:pPr>
        <w:pStyle w:val="a3"/>
        <w:numPr>
          <w:ilvl w:val="0"/>
          <w:numId w:val="30"/>
        </w:numPr>
        <w:ind w:firstLineChars="0"/>
        <w:rPr>
          <w:ins w:id="73" w:author="zg" w:date="2017-05-11T11:04:00Z"/>
          <w:rPrChange w:id="74" w:author="zg" w:date="2017-05-11T11:04:00Z">
            <w:rPr>
              <w:ins w:id="75" w:author="zg" w:date="2017-05-11T11:04:00Z"/>
            </w:rPr>
          </w:rPrChange>
        </w:rPr>
        <w:pPrChange w:id="76" w:author="zg" w:date="2017-05-11T11:07:00Z">
          <w:pPr/>
        </w:pPrChange>
      </w:pPr>
      <w:ins w:id="77" w:author="zg" w:date="2017-05-11T11:16:00Z">
        <w:r>
          <w:rPr>
            <w:rFonts w:hint="eastAsia"/>
          </w:rPr>
          <w:t>key的数据类型为</w:t>
        </w:r>
        <w:r w:rsidR="00234045">
          <w:rPr>
            <w:rFonts w:hint="eastAsia"/>
          </w:rPr>
          <w:t>字符串</w:t>
        </w:r>
      </w:ins>
    </w:p>
    <w:p w:rsidR="00410857" w:rsidRDefault="00410857" w:rsidP="00410857">
      <w:pPr>
        <w:rPr>
          <w:ins w:id="78" w:author="zg" w:date="2017-05-11T11:09:00Z"/>
        </w:rPr>
        <w:pPrChange w:id="79" w:author="zg" w:date="2017-05-11T11:09:00Z">
          <w:pPr>
            <w:ind w:firstLine="420"/>
          </w:pPr>
        </w:pPrChange>
      </w:pPr>
      <w:ins w:id="80" w:author="zg" w:date="2017-05-11T11:09:00Z">
        <w:r>
          <w:rPr>
            <w:rFonts w:hint="eastAsia"/>
          </w:rPr>
          <w:t>登录流程如下：</w:t>
        </w:r>
      </w:ins>
    </w:p>
    <w:p w:rsidR="00410857" w:rsidRPr="00410857" w:rsidRDefault="00410857" w:rsidP="00410857">
      <w:pPr>
        <w:jc w:val="left"/>
        <w:rPr>
          <w:ins w:id="81" w:author="zg" w:date="2017-05-11T11:09:00Z"/>
          <w:rPrChange w:id="82" w:author="zg" w:date="2017-05-11T11:09:00Z">
            <w:rPr>
              <w:ins w:id="83" w:author="zg" w:date="2017-05-11T11:09:00Z"/>
            </w:rPr>
          </w:rPrChange>
        </w:rPr>
        <w:pPrChange w:id="84" w:author="zg" w:date="2017-05-11T11:12:00Z">
          <w:pPr>
            <w:ind w:firstLine="420"/>
          </w:pPr>
        </w:pPrChange>
      </w:pPr>
      <w:ins w:id="85" w:author="zg" w:date="2017-05-11T11:09:00Z">
        <w:r w:rsidRPr="00410857">
          <w:rPr>
            <w:rFonts w:hint="eastAsia"/>
            <w:rPrChange w:id="86" w:author="zg" w:date="2017-05-11T11:09:00Z">
              <w:rPr>
                <w:rFonts w:hint="eastAsia"/>
              </w:rPr>
            </w:rPrChange>
          </w:rPr>
          <w:t>第一次登录：</w:t>
        </w:r>
      </w:ins>
    </w:p>
    <w:p w:rsidR="00410857" w:rsidRPr="00410857" w:rsidRDefault="00410857" w:rsidP="00410857">
      <w:pPr>
        <w:ind w:leftChars="100" w:left="240"/>
        <w:jc w:val="left"/>
        <w:rPr>
          <w:ins w:id="87" w:author="zg" w:date="2017-05-11T11:09:00Z"/>
          <w:rPrChange w:id="88" w:author="zg" w:date="2017-05-11T11:09:00Z">
            <w:rPr>
              <w:ins w:id="89" w:author="zg" w:date="2017-05-11T11:09:00Z"/>
            </w:rPr>
          </w:rPrChange>
        </w:rPr>
        <w:pPrChange w:id="90" w:author="zg" w:date="2017-05-11T11:12:00Z">
          <w:pPr>
            <w:ind w:firstLine="420"/>
          </w:pPr>
        </w:pPrChange>
      </w:pPr>
      <w:ins w:id="91" w:author="zg" w:date="2017-05-11T11:09:00Z">
        <w:r w:rsidRPr="00410857">
          <w:rPr>
            <w:rFonts w:hint="eastAsia"/>
            <w:rPrChange w:id="92" w:author="zg" w:date="2017-05-11T11:09:00Z">
              <w:rPr>
                <w:rFonts w:hint="eastAsia"/>
              </w:rPr>
            </w:rPrChange>
          </w:rPr>
          <w:t>举例用户id：100, 角色id：1。</w:t>
        </w:r>
      </w:ins>
    </w:p>
    <w:p w:rsidR="00410857" w:rsidRPr="00410857" w:rsidRDefault="00410857" w:rsidP="00410857">
      <w:pPr>
        <w:ind w:leftChars="100" w:left="240"/>
        <w:jc w:val="left"/>
        <w:rPr>
          <w:ins w:id="93" w:author="zg" w:date="2017-05-11T11:09:00Z"/>
          <w:rPrChange w:id="94" w:author="zg" w:date="2017-05-11T11:09:00Z">
            <w:rPr>
              <w:ins w:id="95" w:author="zg" w:date="2017-05-11T11:09:00Z"/>
            </w:rPr>
          </w:rPrChange>
        </w:rPr>
        <w:pPrChange w:id="96" w:author="zg" w:date="2017-05-11T11:12:00Z">
          <w:pPr>
            <w:ind w:firstLine="420"/>
          </w:pPr>
        </w:pPrChange>
      </w:pPr>
      <w:ins w:id="97" w:author="zg" w:date="2017-05-11T11:09:00Z">
        <w:r w:rsidRPr="00410857">
          <w:rPr>
            <w:rFonts w:hint="eastAsia"/>
            <w:rPrChange w:id="98" w:author="zg" w:date="2017-05-11T11:09:00Z">
              <w:rPr>
                <w:rFonts w:hint="eastAsia"/>
              </w:rPr>
            </w:rPrChange>
          </w:rPr>
          <w:t xml:space="preserve"> 1、查询100:1,获取值null</w:t>
        </w:r>
      </w:ins>
    </w:p>
    <w:p w:rsidR="00410857" w:rsidRPr="00410857" w:rsidRDefault="00410857" w:rsidP="00410857">
      <w:pPr>
        <w:ind w:leftChars="100" w:left="240"/>
        <w:jc w:val="left"/>
        <w:rPr>
          <w:ins w:id="99" w:author="zg" w:date="2017-05-11T11:09:00Z"/>
          <w:rPrChange w:id="100" w:author="zg" w:date="2017-05-11T11:09:00Z">
            <w:rPr>
              <w:ins w:id="101" w:author="zg" w:date="2017-05-11T11:09:00Z"/>
            </w:rPr>
          </w:rPrChange>
        </w:rPr>
        <w:pPrChange w:id="102" w:author="zg" w:date="2017-05-11T11:12:00Z">
          <w:pPr>
            <w:ind w:firstLine="420"/>
          </w:pPr>
        </w:pPrChange>
      </w:pPr>
      <w:ins w:id="103" w:author="zg" w:date="2017-05-11T11:09:00Z">
        <w:r w:rsidRPr="00410857">
          <w:rPr>
            <w:rFonts w:hint="eastAsia"/>
            <w:rPrChange w:id="104" w:author="zg" w:date="2017-05-11T11:09:00Z">
              <w:rPr>
                <w:rFonts w:hint="eastAsia"/>
              </w:rPr>
            </w:rPrChange>
          </w:rPr>
          <w:t xml:space="preserve"> 2、值为null</w:t>
        </w:r>
        <w:r>
          <w:rPr>
            <w:rFonts w:hint="eastAsia"/>
            <w:rPrChange w:id="105" w:author="zg" w:date="2017-05-11T11:09:00Z">
              <w:rPr>
                <w:rFonts w:hint="eastAsia"/>
              </w:rPr>
            </w:rPrChange>
          </w:rPr>
          <w:t>，跳</w:t>
        </w:r>
      </w:ins>
      <w:ins w:id="106" w:author="zg" w:date="2017-05-11T11:10:00Z">
        <w:r>
          <w:rPr>
            <w:rFonts w:hint="eastAsia"/>
          </w:rPr>
          <w:t>到下一步</w:t>
        </w:r>
      </w:ins>
    </w:p>
    <w:p w:rsidR="00410857" w:rsidRPr="00410857" w:rsidRDefault="00410857" w:rsidP="00410857">
      <w:pPr>
        <w:ind w:leftChars="100" w:left="240"/>
        <w:jc w:val="left"/>
        <w:rPr>
          <w:ins w:id="107" w:author="zg" w:date="2017-05-11T11:09:00Z"/>
          <w:rFonts w:hint="eastAsia"/>
          <w:rPrChange w:id="108" w:author="zg" w:date="2017-05-11T11:09:00Z">
            <w:rPr>
              <w:ins w:id="109" w:author="zg" w:date="2017-05-11T11:09:00Z"/>
            </w:rPr>
          </w:rPrChange>
        </w:rPr>
        <w:pPrChange w:id="110" w:author="zg" w:date="2017-05-11T11:12:00Z">
          <w:pPr>
            <w:ind w:firstLine="420"/>
          </w:pPr>
        </w:pPrChange>
      </w:pPr>
      <w:ins w:id="111" w:author="zg" w:date="2017-05-11T11:09:00Z">
        <w:r w:rsidRPr="00410857">
          <w:rPr>
            <w:rFonts w:hint="eastAsia"/>
            <w:rPrChange w:id="112" w:author="zg" w:date="2017-05-11T11:09:00Z">
              <w:rPr>
                <w:rFonts w:hint="eastAsia"/>
              </w:rPr>
            </w:rPrChange>
          </w:rPr>
          <w:t xml:space="preserve"> 3、存入</w:t>
        </w:r>
      </w:ins>
      <w:ins w:id="113" w:author="zg" w:date="2017-05-11T11:11:00Z">
        <w:r>
          <w:rPr>
            <w:rFonts w:hint="eastAsia"/>
          </w:rPr>
          <w:t>key</w:t>
        </w:r>
        <w:r>
          <w:sym w:font="Wingdings" w:char="F0E0"/>
        </w:r>
      </w:ins>
      <w:ins w:id="114" w:author="zg" w:date="2017-05-11T11:09:00Z">
        <w:r>
          <w:rPr>
            <w:rFonts w:hint="eastAsia"/>
            <w:rPrChange w:id="115" w:author="zg" w:date="2017-05-11T11:09:00Z">
              <w:rPr>
                <w:rFonts w:hint="eastAsia"/>
              </w:rPr>
            </w:rPrChange>
          </w:rPr>
          <w:t>100:1,value</w:t>
        </w:r>
      </w:ins>
      <w:ins w:id="116" w:author="zg" w:date="2017-05-11T11:11:00Z">
        <w:r>
          <w:sym w:font="Wingdings" w:char="F0E0"/>
        </w:r>
      </w:ins>
      <w:ins w:id="117" w:author="zg" w:date="2017-05-11T11:09:00Z">
        <w:r w:rsidRPr="00410857">
          <w:rPr>
            <w:rFonts w:hint="eastAsia"/>
            <w:rPrChange w:id="118" w:author="zg" w:date="2017-05-11T11:09:00Z">
              <w:rPr>
                <w:rFonts w:hint="eastAsia"/>
              </w:rPr>
            </w:rPrChange>
          </w:rPr>
          <w:t>123abc456</w:t>
        </w:r>
      </w:ins>
      <w:ins w:id="119" w:author="zg" w:date="2017-05-11T11:11:00Z">
        <w:r>
          <w:rPr>
            <w:rFonts w:hint="eastAsia"/>
          </w:rPr>
          <w:t>（token）</w:t>
        </w:r>
      </w:ins>
    </w:p>
    <w:p w:rsidR="00410857" w:rsidRPr="00410857" w:rsidRDefault="00410857" w:rsidP="00410857">
      <w:pPr>
        <w:ind w:leftChars="100" w:left="240"/>
        <w:jc w:val="left"/>
        <w:rPr>
          <w:ins w:id="120" w:author="zg" w:date="2017-05-11T11:09:00Z"/>
          <w:rPrChange w:id="121" w:author="zg" w:date="2017-05-11T11:09:00Z">
            <w:rPr>
              <w:ins w:id="122" w:author="zg" w:date="2017-05-11T11:09:00Z"/>
            </w:rPr>
          </w:rPrChange>
        </w:rPr>
        <w:pPrChange w:id="123" w:author="zg" w:date="2017-05-11T11:12:00Z">
          <w:pPr>
            <w:ind w:firstLine="420"/>
          </w:pPr>
        </w:pPrChange>
      </w:pPr>
      <w:ins w:id="124" w:author="zg" w:date="2017-05-11T11:09:00Z">
        <w:r w:rsidRPr="00410857">
          <w:rPr>
            <w:rFonts w:hint="eastAsia"/>
            <w:rPrChange w:id="125" w:author="zg" w:date="2017-05-11T11:09:00Z">
              <w:rPr>
                <w:rFonts w:hint="eastAsia"/>
              </w:rPr>
            </w:rPrChange>
          </w:rPr>
          <w:t xml:space="preserve"> 4、存入</w:t>
        </w:r>
        <w:r>
          <w:rPr>
            <w:rFonts w:hint="eastAsia"/>
            <w:rPrChange w:id="126" w:author="zg" w:date="2017-05-11T11:09:00Z">
              <w:rPr>
                <w:rFonts w:hint="eastAsia"/>
              </w:rPr>
            </w:rPrChange>
          </w:rPr>
          <w:t>key</w:t>
        </w:r>
      </w:ins>
      <w:ins w:id="127" w:author="zg" w:date="2017-05-11T11:11:00Z">
        <w:r>
          <w:sym w:font="Wingdings" w:char="F0E0"/>
        </w:r>
      </w:ins>
      <w:ins w:id="128" w:author="zg" w:date="2017-05-11T11:09:00Z">
        <w:r>
          <w:rPr>
            <w:rFonts w:hint="eastAsia"/>
            <w:rPrChange w:id="129" w:author="zg" w:date="2017-05-11T11:09:00Z">
              <w:rPr>
                <w:rFonts w:hint="eastAsia"/>
              </w:rPr>
            </w:rPrChange>
          </w:rPr>
          <w:t>123abc456,value</w:t>
        </w:r>
      </w:ins>
      <w:ins w:id="130" w:author="zg" w:date="2017-05-11T11:12:00Z">
        <w:r>
          <w:sym w:font="Wingdings" w:char="F0E0"/>
        </w:r>
      </w:ins>
      <w:ins w:id="131" w:author="zg" w:date="2017-05-11T11:09:00Z">
        <w:r w:rsidRPr="00410857">
          <w:rPr>
            <w:rFonts w:hint="eastAsia"/>
            <w:rPrChange w:id="132" w:author="zg" w:date="2017-05-11T11:09:00Z">
              <w:rPr>
                <w:rFonts w:hint="eastAsia"/>
              </w:rPr>
            </w:rPrChange>
          </w:rPr>
          <w:t>100:1</w:t>
        </w:r>
      </w:ins>
    </w:p>
    <w:p w:rsidR="00410857" w:rsidRPr="00410857" w:rsidRDefault="00410857" w:rsidP="00410857">
      <w:pPr>
        <w:ind w:leftChars="100" w:left="240"/>
        <w:jc w:val="left"/>
        <w:rPr>
          <w:ins w:id="133" w:author="zg" w:date="2017-05-11T11:09:00Z"/>
          <w:rPrChange w:id="134" w:author="zg" w:date="2017-05-11T11:09:00Z">
            <w:rPr>
              <w:ins w:id="135" w:author="zg" w:date="2017-05-11T11:09:00Z"/>
            </w:rPr>
          </w:rPrChange>
        </w:rPr>
        <w:pPrChange w:id="136" w:author="zg" w:date="2017-05-11T11:12:00Z">
          <w:pPr>
            <w:ind w:firstLine="420"/>
          </w:pPr>
        </w:pPrChange>
      </w:pPr>
      <w:ins w:id="137" w:author="zg" w:date="2017-05-11T11:09:00Z">
        <w:r w:rsidRPr="00410857">
          <w:rPr>
            <w:rFonts w:hint="eastAsia"/>
            <w:rPrChange w:id="138" w:author="zg" w:date="2017-05-11T11:09:00Z">
              <w:rPr>
                <w:rFonts w:hint="eastAsia"/>
              </w:rPr>
            </w:rPrChange>
          </w:rPr>
          <w:t>Redis中：</w:t>
        </w:r>
      </w:ins>
    </w:p>
    <w:p w:rsidR="00410857" w:rsidRPr="00410857" w:rsidRDefault="00410857" w:rsidP="00410857">
      <w:pPr>
        <w:ind w:leftChars="100" w:left="240"/>
        <w:jc w:val="left"/>
        <w:rPr>
          <w:ins w:id="139" w:author="zg" w:date="2017-05-11T11:09:00Z"/>
          <w:rPrChange w:id="140" w:author="zg" w:date="2017-05-11T11:09:00Z">
            <w:rPr>
              <w:ins w:id="141" w:author="zg" w:date="2017-05-11T11:09:00Z"/>
            </w:rPr>
          </w:rPrChange>
        </w:rPr>
        <w:pPrChange w:id="142" w:author="zg" w:date="2017-05-11T11:12:00Z">
          <w:pPr>
            <w:ind w:left="420" w:firstLine="420"/>
          </w:pPr>
        </w:pPrChange>
      </w:pPr>
      <w:ins w:id="143" w:author="zg" w:date="2017-05-11T11:09:00Z">
        <w:r w:rsidRPr="00410857">
          <w:rPr>
            <w:rFonts w:hint="eastAsia"/>
            <w:rPrChange w:id="144" w:author="zg" w:date="2017-05-11T11:09:00Z">
              <w:rPr>
                <w:rFonts w:hint="eastAsia"/>
              </w:rPr>
            </w:rPrChange>
          </w:rPr>
          <w:t>100:1 -&gt; 123abc456</w:t>
        </w:r>
      </w:ins>
    </w:p>
    <w:p w:rsidR="00410857" w:rsidRPr="00410857" w:rsidRDefault="00410857" w:rsidP="00410857">
      <w:pPr>
        <w:ind w:leftChars="100" w:left="240"/>
        <w:jc w:val="left"/>
        <w:rPr>
          <w:ins w:id="145" w:author="zg" w:date="2017-05-11T11:09:00Z"/>
          <w:rPrChange w:id="146" w:author="zg" w:date="2017-05-11T11:09:00Z">
            <w:rPr>
              <w:ins w:id="147" w:author="zg" w:date="2017-05-11T11:09:00Z"/>
            </w:rPr>
          </w:rPrChange>
        </w:rPr>
        <w:pPrChange w:id="148" w:author="zg" w:date="2017-05-11T11:12:00Z">
          <w:pPr/>
        </w:pPrChange>
      </w:pPr>
      <w:ins w:id="149" w:author="zg" w:date="2017-05-11T11:09:00Z">
        <w:r w:rsidRPr="00410857">
          <w:rPr>
            <w:rFonts w:hint="eastAsia"/>
            <w:rPrChange w:id="150" w:author="zg" w:date="2017-05-11T11:09:00Z">
              <w:rPr>
                <w:rFonts w:hint="eastAsia"/>
              </w:rPr>
            </w:rPrChange>
          </w:rPr>
          <w:t xml:space="preserve">123abc456 -&gt; 100:1  </w:t>
        </w:r>
      </w:ins>
    </w:p>
    <w:p w:rsidR="00410857" w:rsidRPr="00410857" w:rsidRDefault="00410857" w:rsidP="00410857">
      <w:pPr>
        <w:jc w:val="left"/>
        <w:rPr>
          <w:ins w:id="151" w:author="zg" w:date="2017-05-11T11:09:00Z"/>
          <w:rPrChange w:id="152" w:author="zg" w:date="2017-05-11T11:09:00Z">
            <w:rPr>
              <w:ins w:id="153" w:author="zg" w:date="2017-05-11T11:09:00Z"/>
            </w:rPr>
          </w:rPrChange>
        </w:rPr>
        <w:pPrChange w:id="154" w:author="zg" w:date="2017-05-11T11:12:00Z">
          <w:pPr>
            <w:ind w:firstLine="420"/>
          </w:pPr>
        </w:pPrChange>
      </w:pPr>
      <w:ins w:id="155" w:author="zg" w:date="2017-05-11T11:09:00Z">
        <w:r w:rsidRPr="00410857">
          <w:rPr>
            <w:rFonts w:hint="eastAsia"/>
            <w:rPrChange w:id="156" w:author="zg" w:date="2017-05-11T11:09:00Z">
              <w:rPr>
                <w:rFonts w:hint="eastAsia"/>
              </w:rPr>
            </w:rPrChange>
          </w:rPr>
          <w:t>第二次登录:(</w:t>
        </w:r>
        <w:r w:rsidRPr="00410857">
          <w:rPr>
            <w:rFonts w:hint="eastAsia"/>
            <w:rPrChange w:id="157" w:author="zg" w:date="2017-05-11T11:09:00Z">
              <w:rPr>
                <w:rFonts w:hint="eastAsia"/>
                <w:color w:val="FF0000"/>
              </w:rPr>
            </w:rPrChange>
          </w:rPr>
          <w:t>同用户同角色</w:t>
        </w:r>
        <w:r w:rsidRPr="00410857">
          <w:rPr>
            <w:rFonts w:hint="eastAsia"/>
            <w:rPrChange w:id="158" w:author="zg" w:date="2017-05-11T11:09:00Z">
              <w:rPr>
                <w:rFonts w:hint="eastAsia"/>
              </w:rPr>
            </w:rPrChange>
          </w:rPr>
          <w:t>)</w:t>
        </w:r>
      </w:ins>
    </w:p>
    <w:p w:rsidR="00410857" w:rsidRPr="00410857" w:rsidRDefault="00410857" w:rsidP="00410857">
      <w:pPr>
        <w:ind w:leftChars="100" w:left="240"/>
        <w:jc w:val="left"/>
        <w:rPr>
          <w:ins w:id="159" w:author="zg" w:date="2017-05-11T11:09:00Z"/>
          <w:rPrChange w:id="160" w:author="zg" w:date="2017-05-11T11:09:00Z">
            <w:rPr>
              <w:ins w:id="161" w:author="zg" w:date="2017-05-11T11:09:00Z"/>
            </w:rPr>
          </w:rPrChange>
        </w:rPr>
        <w:pPrChange w:id="162" w:author="zg" w:date="2017-05-11T11:13:00Z">
          <w:pPr>
            <w:ind w:firstLine="420"/>
          </w:pPr>
        </w:pPrChange>
      </w:pPr>
      <w:ins w:id="163" w:author="zg" w:date="2017-05-11T11:09:00Z">
        <w:r w:rsidRPr="00410857">
          <w:rPr>
            <w:rFonts w:hint="eastAsia"/>
            <w:rPrChange w:id="164" w:author="zg" w:date="2017-05-11T11:09:00Z">
              <w:rPr>
                <w:rFonts w:hint="eastAsia"/>
              </w:rPr>
            </w:rPrChange>
          </w:rPr>
          <w:t>举例用户id：100, 角色id：1。</w:t>
        </w:r>
      </w:ins>
    </w:p>
    <w:p w:rsidR="00410857" w:rsidRPr="00410857" w:rsidRDefault="00410857" w:rsidP="00410857">
      <w:pPr>
        <w:ind w:leftChars="100" w:left="240"/>
        <w:jc w:val="left"/>
        <w:rPr>
          <w:ins w:id="165" w:author="zg" w:date="2017-05-11T11:09:00Z"/>
          <w:rPrChange w:id="166" w:author="zg" w:date="2017-05-11T11:09:00Z">
            <w:rPr>
              <w:ins w:id="167" w:author="zg" w:date="2017-05-11T11:09:00Z"/>
            </w:rPr>
          </w:rPrChange>
        </w:rPr>
        <w:pPrChange w:id="168" w:author="zg" w:date="2017-05-11T11:13:00Z">
          <w:pPr>
            <w:ind w:firstLine="420"/>
          </w:pPr>
        </w:pPrChange>
      </w:pPr>
      <w:ins w:id="169" w:author="zg" w:date="2017-05-11T11:09:00Z">
        <w:r w:rsidRPr="00410857">
          <w:rPr>
            <w:rFonts w:hint="eastAsia"/>
            <w:rPrChange w:id="170" w:author="zg" w:date="2017-05-11T11:09:00Z">
              <w:rPr>
                <w:rFonts w:hint="eastAsia"/>
              </w:rPr>
            </w:rPrChange>
          </w:rPr>
          <w:t xml:space="preserve"> 1、查询100:1,获取值123abc456</w:t>
        </w:r>
      </w:ins>
    </w:p>
    <w:p w:rsidR="00410857" w:rsidRPr="00410857" w:rsidRDefault="00410857" w:rsidP="00410857">
      <w:pPr>
        <w:ind w:leftChars="100" w:left="240"/>
        <w:jc w:val="left"/>
        <w:rPr>
          <w:ins w:id="171" w:author="zg" w:date="2017-05-11T11:09:00Z"/>
          <w:rPrChange w:id="172" w:author="zg" w:date="2017-05-11T11:09:00Z">
            <w:rPr>
              <w:ins w:id="173" w:author="zg" w:date="2017-05-11T11:09:00Z"/>
            </w:rPr>
          </w:rPrChange>
        </w:rPr>
        <w:pPrChange w:id="174" w:author="zg" w:date="2017-05-11T11:13:00Z">
          <w:pPr>
            <w:ind w:firstLine="420"/>
          </w:pPr>
        </w:pPrChange>
      </w:pPr>
      <w:ins w:id="175" w:author="zg" w:date="2017-05-11T11:09:00Z">
        <w:r w:rsidRPr="00410857">
          <w:rPr>
            <w:rFonts w:hint="eastAsia"/>
            <w:rPrChange w:id="176" w:author="zg" w:date="2017-05-11T11:09:00Z">
              <w:rPr>
                <w:rFonts w:hint="eastAsia"/>
              </w:rPr>
            </w:rPrChange>
          </w:rPr>
          <w:lastRenderedPageBreak/>
          <w:t xml:space="preserve"> 2、值不为null，删除key为123abc456的信息（第一次登录token信息删除）</w:t>
        </w:r>
      </w:ins>
    </w:p>
    <w:p w:rsidR="00410857" w:rsidRPr="00410857" w:rsidRDefault="00410857" w:rsidP="00410857">
      <w:pPr>
        <w:jc w:val="left"/>
        <w:rPr>
          <w:ins w:id="177" w:author="zg" w:date="2017-05-11T11:09:00Z"/>
          <w:rPrChange w:id="178" w:author="zg" w:date="2017-05-11T11:09:00Z">
            <w:rPr>
              <w:ins w:id="179" w:author="zg" w:date="2017-05-11T11:09:00Z"/>
            </w:rPr>
          </w:rPrChange>
        </w:rPr>
        <w:pPrChange w:id="180" w:author="zg" w:date="2017-05-11T11:12:00Z">
          <w:pPr>
            <w:ind w:firstLine="420"/>
          </w:pPr>
        </w:pPrChange>
      </w:pPr>
      <w:ins w:id="181" w:author="zg" w:date="2017-05-11T11:09:00Z">
        <w:r w:rsidRPr="00410857">
          <w:rPr>
            <w:rFonts w:hint="eastAsia"/>
            <w:rPrChange w:id="182" w:author="zg" w:date="2017-05-11T11:09:00Z">
              <w:rPr>
                <w:rFonts w:hint="eastAsia"/>
              </w:rPr>
            </w:rPrChange>
          </w:rPr>
          <w:t xml:space="preserve"> 3、存入100:1 -&gt; 456abc789</w:t>
        </w:r>
      </w:ins>
    </w:p>
    <w:p w:rsidR="00410857" w:rsidRPr="00410857" w:rsidRDefault="00410857" w:rsidP="00410857">
      <w:pPr>
        <w:jc w:val="left"/>
        <w:rPr>
          <w:ins w:id="183" w:author="zg" w:date="2017-05-11T11:09:00Z"/>
          <w:rPrChange w:id="184" w:author="zg" w:date="2017-05-11T11:09:00Z">
            <w:rPr>
              <w:ins w:id="185" w:author="zg" w:date="2017-05-11T11:09:00Z"/>
            </w:rPr>
          </w:rPrChange>
        </w:rPr>
        <w:pPrChange w:id="186" w:author="zg" w:date="2017-05-11T11:12:00Z">
          <w:pPr>
            <w:ind w:firstLine="420"/>
          </w:pPr>
        </w:pPrChange>
      </w:pPr>
      <w:ins w:id="187" w:author="zg" w:date="2017-05-11T11:09:00Z">
        <w:r w:rsidRPr="00410857">
          <w:rPr>
            <w:rFonts w:hint="eastAsia"/>
            <w:rPrChange w:id="188" w:author="zg" w:date="2017-05-11T11:09:00Z">
              <w:rPr>
                <w:rFonts w:hint="eastAsia"/>
              </w:rPr>
            </w:rPrChange>
          </w:rPr>
          <w:t xml:space="preserve"> 4、存入 456abc789 -&gt; 100:1</w:t>
        </w:r>
      </w:ins>
    </w:p>
    <w:p w:rsidR="00410857" w:rsidRPr="00410857" w:rsidRDefault="00410857" w:rsidP="00B453F2">
      <w:pPr>
        <w:ind w:leftChars="100" w:left="240"/>
        <w:jc w:val="left"/>
        <w:rPr>
          <w:ins w:id="189" w:author="zg" w:date="2017-05-11T11:09:00Z"/>
          <w:rPrChange w:id="190" w:author="zg" w:date="2017-05-11T11:09:00Z">
            <w:rPr>
              <w:ins w:id="191" w:author="zg" w:date="2017-05-11T11:09:00Z"/>
            </w:rPr>
          </w:rPrChange>
        </w:rPr>
        <w:pPrChange w:id="192" w:author="zg" w:date="2017-05-11T11:14:00Z">
          <w:pPr>
            <w:ind w:firstLine="420"/>
          </w:pPr>
        </w:pPrChange>
      </w:pPr>
      <w:ins w:id="193" w:author="zg" w:date="2017-05-11T11:09:00Z">
        <w:r w:rsidRPr="00410857">
          <w:rPr>
            <w:rFonts w:hint="eastAsia"/>
            <w:rPrChange w:id="194" w:author="zg" w:date="2017-05-11T11:09:00Z">
              <w:rPr>
                <w:rFonts w:hint="eastAsia"/>
              </w:rPr>
            </w:rPrChange>
          </w:rPr>
          <w:t>Redis中：</w:t>
        </w:r>
      </w:ins>
    </w:p>
    <w:p w:rsidR="00B453F2" w:rsidRDefault="00410857" w:rsidP="00B453F2">
      <w:pPr>
        <w:ind w:leftChars="100" w:left="240"/>
        <w:jc w:val="left"/>
        <w:rPr>
          <w:ins w:id="195" w:author="zg" w:date="2017-05-11T11:14:00Z"/>
        </w:rPr>
        <w:pPrChange w:id="196" w:author="zg" w:date="2017-05-11T11:14:00Z">
          <w:pPr>
            <w:ind w:firstLine="420"/>
          </w:pPr>
        </w:pPrChange>
      </w:pPr>
      <w:ins w:id="197" w:author="zg" w:date="2017-05-11T11:09:00Z">
        <w:r w:rsidRPr="00410857">
          <w:rPr>
            <w:rFonts w:hint="eastAsia"/>
            <w:rPrChange w:id="198" w:author="zg" w:date="2017-05-11T11:09:00Z">
              <w:rPr>
                <w:rFonts w:hint="eastAsia"/>
              </w:rPr>
            </w:rPrChange>
          </w:rPr>
          <w:t>100:1 -&gt; 456abc789</w:t>
        </w:r>
      </w:ins>
    </w:p>
    <w:p w:rsidR="00410857" w:rsidRPr="00410857" w:rsidRDefault="00410857" w:rsidP="00B453F2">
      <w:pPr>
        <w:ind w:leftChars="100" w:left="240"/>
        <w:jc w:val="left"/>
        <w:rPr>
          <w:ins w:id="199" w:author="zg" w:date="2017-05-11T11:09:00Z"/>
          <w:rPrChange w:id="200" w:author="zg" w:date="2017-05-11T11:09:00Z">
            <w:rPr>
              <w:ins w:id="201" w:author="zg" w:date="2017-05-11T11:09:00Z"/>
            </w:rPr>
          </w:rPrChange>
        </w:rPr>
        <w:pPrChange w:id="202" w:author="zg" w:date="2017-05-11T11:14:00Z">
          <w:pPr>
            <w:ind w:firstLine="420"/>
          </w:pPr>
        </w:pPrChange>
      </w:pPr>
      <w:ins w:id="203" w:author="zg" w:date="2017-05-11T11:09:00Z">
        <w:r w:rsidRPr="00410857">
          <w:rPr>
            <w:rFonts w:hint="eastAsia"/>
            <w:rPrChange w:id="204" w:author="zg" w:date="2017-05-11T11:09:00Z">
              <w:rPr>
                <w:rFonts w:hint="eastAsia"/>
              </w:rPr>
            </w:rPrChange>
          </w:rPr>
          <w:t>456abc789-&gt; 100:1</w:t>
        </w:r>
      </w:ins>
    </w:p>
    <w:p w:rsidR="00410857" w:rsidRPr="00410857" w:rsidRDefault="00410857" w:rsidP="00410857">
      <w:pPr>
        <w:jc w:val="left"/>
        <w:rPr>
          <w:ins w:id="205" w:author="zg" w:date="2017-05-11T11:09:00Z"/>
          <w:rPrChange w:id="206" w:author="zg" w:date="2017-05-11T11:09:00Z">
            <w:rPr>
              <w:ins w:id="207" w:author="zg" w:date="2017-05-11T11:09:00Z"/>
            </w:rPr>
          </w:rPrChange>
        </w:rPr>
        <w:pPrChange w:id="208" w:author="zg" w:date="2017-05-11T11:12:00Z">
          <w:pPr>
            <w:ind w:firstLine="420"/>
          </w:pPr>
        </w:pPrChange>
      </w:pPr>
      <w:ins w:id="209" w:author="zg" w:date="2017-05-11T11:09:00Z">
        <w:r w:rsidRPr="00410857">
          <w:rPr>
            <w:rFonts w:hint="eastAsia"/>
            <w:rPrChange w:id="210" w:author="zg" w:date="2017-05-11T11:09:00Z">
              <w:rPr>
                <w:rFonts w:hint="eastAsia"/>
              </w:rPr>
            </w:rPrChange>
          </w:rPr>
          <w:t>第二次登录:(</w:t>
        </w:r>
        <w:r w:rsidRPr="00410857">
          <w:rPr>
            <w:rFonts w:hint="eastAsia"/>
            <w:rPrChange w:id="211" w:author="zg" w:date="2017-05-11T11:09:00Z">
              <w:rPr>
                <w:rFonts w:hint="eastAsia"/>
                <w:color w:val="FF0000"/>
              </w:rPr>
            </w:rPrChange>
          </w:rPr>
          <w:t>同用户不同角色</w:t>
        </w:r>
        <w:r w:rsidRPr="00410857">
          <w:rPr>
            <w:rFonts w:hint="eastAsia"/>
            <w:rPrChange w:id="212" w:author="zg" w:date="2017-05-11T11:09:00Z">
              <w:rPr>
                <w:rFonts w:hint="eastAsia"/>
              </w:rPr>
            </w:rPrChange>
          </w:rPr>
          <w:t>)</w:t>
        </w:r>
      </w:ins>
    </w:p>
    <w:p w:rsidR="00410857" w:rsidRPr="00410857" w:rsidRDefault="00410857" w:rsidP="00B453F2">
      <w:pPr>
        <w:ind w:leftChars="100" w:left="240"/>
        <w:jc w:val="left"/>
        <w:rPr>
          <w:ins w:id="213" w:author="zg" w:date="2017-05-11T11:09:00Z"/>
          <w:rPrChange w:id="214" w:author="zg" w:date="2017-05-11T11:09:00Z">
            <w:rPr>
              <w:ins w:id="215" w:author="zg" w:date="2017-05-11T11:09:00Z"/>
            </w:rPr>
          </w:rPrChange>
        </w:rPr>
        <w:pPrChange w:id="216" w:author="zg" w:date="2017-05-11T11:14:00Z">
          <w:pPr>
            <w:ind w:firstLine="420"/>
          </w:pPr>
        </w:pPrChange>
      </w:pPr>
      <w:ins w:id="217" w:author="zg" w:date="2017-05-11T11:09:00Z">
        <w:r w:rsidRPr="00410857">
          <w:rPr>
            <w:rFonts w:hint="eastAsia"/>
            <w:rPrChange w:id="218" w:author="zg" w:date="2017-05-11T11:09:00Z">
              <w:rPr>
                <w:rFonts w:hint="eastAsia"/>
              </w:rPr>
            </w:rPrChange>
          </w:rPr>
          <w:t>举例用户id：100, 角色id：2。</w:t>
        </w:r>
      </w:ins>
    </w:p>
    <w:p w:rsidR="00410857" w:rsidRPr="00410857" w:rsidRDefault="00410857" w:rsidP="00B453F2">
      <w:pPr>
        <w:ind w:leftChars="100" w:left="240"/>
        <w:jc w:val="left"/>
        <w:rPr>
          <w:ins w:id="219" w:author="zg" w:date="2017-05-11T11:09:00Z"/>
          <w:rPrChange w:id="220" w:author="zg" w:date="2017-05-11T11:09:00Z">
            <w:rPr>
              <w:ins w:id="221" w:author="zg" w:date="2017-05-11T11:09:00Z"/>
            </w:rPr>
          </w:rPrChange>
        </w:rPr>
        <w:pPrChange w:id="222" w:author="zg" w:date="2017-05-11T11:15:00Z">
          <w:pPr>
            <w:ind w:firstLine="420"/>
          </w:pPr>
        </w:pPrChange>
      </w:pPr>
      <w:ins w:id="223" w:author="zg" w:date="2017-05-11T11:09:00Z">
        <w:r w:rsidRPr="00410857">
          <w:rPr>
            <w:rFonts w:hint="eastAsia"/>
            <w:rPrChange w:id="224" w:author="zg" w:date="2017-05-11T11:09:00Z">
              <w:rPr>
                <w:rFonts w:hint="eastAsia"/>
              </w:rPr>
            </w:rPrChange>
          </w:rPr>
          <w:t xml:space="preserve"> 1、查询100:2,获取值null</w:t>
        </w:r>
      </w:ins>
    </w:p>
    <w:p w:rsidR="00410857" w:rsidRPr="00410857" w:rsidRDefault="00410857" w:rsidP="00B453F2">
      <w:pPr>
        <w:ind w:leftChars="100" w:left="240"/>
        <w:jc w:val="left"/>
        <w:rPr>
          <w:ins w:id="225" w:author="zg" w:date="2017-05-11T11:09:00Z"/>
          <w:rPrChange w:id="226" w:author="zg" w:date="2017-05-11T11:09:00Z">
            <w:rPr>
              <w:ins w:id="227" w:author="zg" w:date="2017-05-11T11:09:00Z"/>
            </w:rPr>
          </w:rPrChange>
        </w:rPr>
        <w:pPrChange w:id="228" w:author="zg" w:date="2017-05-11T11:15:00Z">
          <w:pPr>
            <w:ind w:firstLine="420"/>
          </w:pPr>
        </w:pPrChange>
      </w:pPr>
      <w:ins w:id="229" w:author="zg" w:date="2017-05-11T11:09:00Z">
        <w:r w:rsidRPr="00410857">
          <w:rPr>
            <w:rFonts w:hint="eastAsia"/>
            <w:rPrChange w:id="230" w:author="zg" w:date="2017-05-11T11:09:00Z">
              <w:rPr>
                <w:rFonts w:hint="eastAsia"/>
              </w:rPr>
            </w:rPrChange>
          </w:rPr>
          <w:t xml:space="preserve"> 2、值为null，跳过</w:t>
        </w:r>
      </w:ins>
    </w:p>
    <w:p w:rsidR="00410857" w:rsidRPr="00410857" w:rsidRDefault="00410857" w:rsidP="00B453F2">
      <w:pPr>
        <w:ind w:leftChars="100" w:left="240"/>
        <w:jc w:val="left"/>
        <w:rPr>
          <w:ins w:id="231" w:author="zg" w:date="2017-05-11T11:09:00Z"/>
          <w:rPrChange w:id="232" w:author="zg" w:date="2017-05-11T11:09:00Z">
            <w:rPr>
              <w:ins w:id="233" w:author="zg" w:date="2017-05-11T11:09:00Z"/>
            </w:rPr>
          </w:rPrChange>
        </w:rPr>
        <w:pPrChange w:id="234" w:author="zg" w:date="2017-05-11T11:15:00Z">
          <w:pPr>
            <w:ind w:firstLine="420"/>
          </w:pPr>
        </w:pPrChange>
      </w:pPr>
      <w:ins w:id="235" w:author="zg" w:date="2017-05-11T11:09:00Z">
        <w:r w:rsidRPr="00410857">
          <w:rPr>
            <w:rFonts w:hint="eastAsia"/>
            <w:rPrChange w:id="236" w:author="zg" w:date="2017-05-11T11:09:00Z">
              <w:rPr>
                <w:rFonts w:hint="eastAsia"/>
              </w:rPr>
            </w:rPrChange>
          </w:rPr>
          <w:t xml:space="preserve"> 3、存入100:2 -&gt; bacabc333</w:t>
        </w:r>
      </w:ins>
    </w:p>
    <w:p w:rsidR="00410857" w:rsidRPr="00410857" w:rsidRDefault="00410857" w:rsidP="00B453F2">
      <w:pPr>
        <w:ind w:leftChars="100" w:left="240"/>
        <w:jc w:val="left"/>
        <w:rPr>
          <w:ins w:id="237" w:author="zg" w:date="2017-05-11T11:09:00Z"/>
          <w:rPrChange w:id="238" w:author="zg" w:date="2017-05-11T11:09:00Z">
            <w:rPr>
              <w:ins w:id="239" w:author="zg" w:date="2017-05-11T11:09:00Z"/>
            </w:rPr>
          </w:rPrChange>
        </w:rPr>
        <w:pPrChange w:id="240" w:author="zg" w:date="2017-05-11T11:15:00Z">
          <w:pPr>
            <w:ind w:firstLine="420"/>
          </w:pPr>
        </w:pPrChange>
      </w:pPr>
      <w:ins w:id="241" w:author="zg" w:date="2017-05-11T11:09:00Z">
        <w:r w:rsidRPr="00410857">
          <w:rPr>
            <w:rFonts w:hint="eastAsia"/>
            <w:rPrChange w:id="242" w:author="zg" w:date="2017-05-11T11:09:00Z">
              <w:rPr>
                <w:rFonts w:hint="eastAsia"/>
              </w:rPr>
            </w:rPrChange>
          </w:rPr>
          <w:t xml:space="preserve"> 4、存入 bacabc333-&gt; 100:2</w:t>
        </w:r>
      </w:ins>
    </w:p>
    <w:p w:rsidR="00410857" w:rsidRPr="00410857" w:rsidRDefault="00410857" w:rsidP="00B453F2">
      <w:pPr>
        <w:ind w:leftChars="100" w:left="240"/>
        <w:jc w:val="left"/>
        <w:rPr>
          <w:ins w:id="243" w:author="zg" w:date="2017-05-11T11:09:00Z"/>
          <w:rPrChange w:id="244" w:author="zg" w:date="2017-05-11T11:09:00Z">
            <w:rPr>
              <w:ins w:id="245" w:author="zg" w:date="2017-05-11T11:09:00Z"/>
            </w:rPr>
          </w:rPrChange>
        </w:rPr>
        <w:pPrChange w:id="246" w:author="zg" w:date="2017-05-11T11:15:00Z">
          <w:pPr>
            <w:ind w:firstLine="420"/>
          </w:pPr>
        </w:pPrChange>
      </w:pPr>
      <w:ins w:id="247" w:author="zg" w:date="2017-05-11T11:09:00Z">
        <w:r w:rsidRPr="00410857">
          <w:rPr>
            <w:rFonts w:hint="eastAsia"/>
            <w:rPrChange w:id="248" w:author="zg" w:date="2017-05-11T11:09:00Z">
              <w:rPr>
                <w:rFonts w:hint="eastAsia"/>
              </w:rPr>
            </w:rPrChange>
          </w:rPr>
          <w:t>Redis中：</w:t>
        </w:r>
      </w:ins>
    </w:p>
    <w:p w:rsidR="00B453F2" w:rsidRDefault="00410857" w:rsidP="00B453F2">
      <w:pPr>
        <w:ind w:leftChars="100" w:left="240"/>
        <w:jc w:val="left"/>
        <w:rPr>
          <w:ins w:id="249" w:author="zg" w:date="2017-05-11T11:15:00Z"/>
        </w:rPr>
        <w:pPrChange w:id="250" w:author="zg" w:date="2017-05-11T11:15:00Z">
          <w:pPr>
            <w:ind w:firstLine="420"/>
          </w:pPr>
        </w:pPrChange>
      </w:pPr>
      <w:ins w:id="251" w:author="zg" w:date="2017-05-11T11:09:00Z">
        <w:r w:rsidRPr="00410857">
          <w:rPr>
            <w:rFonts w:hint="eastAsia"/>
            <w:rPrChange w:id="252" w:author="zg" w:date="2017-05-11T11:09:00Z">
              <w:rPr>
                <w:rFonts w:hint="eastAsia"/>
              </w:rPr>
            </w:rPrChange>
          </w:rPr>
          <w:t>100:1 -&gt; 123abc456</w:t>
        </w:r>
      </w:ins>
    </w:p>
    <w:p w:rsidR="00B453F2" w:rsidRDefault="00410857" w:rsidP="00B453F2">
      <w:pPr>
        <w:ind w:leftChars="100" w:left="240"/>
        <w:jc w:val="left"/>
        <w:rPr>
          <w:ins w:id="253" w:author="zg" w:date="2017-05-11T11:15:00Z"/>
        </w:rPr>
        <w:pPrChange w:id="254" w:author="zg" w:date="2017-05-11T11:15:00Z">
          <w:pPr>
            <w:ind w:left="420" w:firstLine="420"/>
          </w:pPr>
        </w:pPrChange>
      </w:pPr>
      <w:ins w:id="255" w:author="zg" w:date="2017-05-11T11:09:00Z">
        <w:r w:rsidRPr="00410857">
          <w:rPr>
            <w:rFonts w:hint="eastAsia"/>
            <w:rPrChange w:id="256" w:author="zg" w:date="2017-05-11T11:09:00Z">
              <w:rPr>
                <w:rFonts w:hint="eastAsia"/>
              </w:rPr>
            </w:rPrChange>
          </w:rPr>
          <w:t>123abc456-&gt; 100:1</w:t>
        </w:r>
      </w:ins>
    </w:p>
    <w:p w:rsidR="00B453F2" w:rsidRDefault="00410857" w:rsidP="00B453F2">
      <w:pPr>
        <w:ind w:leftChars="100" w:left="240"/>
        <w:jc w:val="left"/>
        <w:rPr>
          <w:ins w:id="257" w:author="zg" w:date="2017-05-11T11:15:00Z"/>
        </w:rPr>
        <w:pPrChange w:id="258" w:author="zg" w:date="2017-05-11T11:15:00Z">
          <w:pPr>
            <w:ind w:firstLine="420"/>
          </w:pPr>
        </w:pPrChange>
      </w:pPr>
      <w:ins w:id="259" w:author="zg" w:date="2017-05-11T11:09:00Z">
        <w:r w:rsidRPr="00410857">
          <w:rPr>
            <w:rFonts w:hint="eastAsia"/>
            <w:rPrChange w:id="260" w:author="zg" w:date="2017-05-11T11:09:00Z">
              <w:rPr>
                <w:rFonts w:hint="eastAsia"/>
              </w:rPr>
            </w:rPrChange>
          </w:rPr>
          <w:t>100:2 -&gt; bacabc333</w:t>
        </w:r>
      </w:ins>
    </w:p>
    <w:p w:rsidR="00410857" w:rsidRPr="00410857" w:rsidRDefault="00410857" w:rsidP="00B453F2">
      <w:pPr>
        <w:ind w:leftChars="100" w:left="240"/>
        <w:jc w:val="left"/>
        <w:rPr>
          <w:ins w:id="261" w:author="zg" w:date="2017-05-11T11:09:00Z"/>
          <w:rPrChange w:id="262" w:author="zg" w:date="2017-05-11T11:09:00Z">
            <w:rPr>
              <w:ins w:id="263" w:author="zg" w:date="2017-05-11T11:09:00Z"/>
            </w:rPr>
          </w:rPrChange>
        </w:rPr>
        <w:pPrChange w:id="264" w:author="zg" w:date="2017-05-11T11:15:00Z">
          <w:pPr>
            <w:ind w:firstLine="420"/>
          </w:pPr>
        </w:pPrChange>
      </w:pPr>
      <w:ins w:id="265" w:author="zg" w:date="2017-05-11T11:09:00Z">
        <w:r w:rsidRPr="00410857">
          <w:rPr>
            <w:rFonts w:hint="eastAsia"/>
            <w:rPrChange w:id="266" w:author="zg" w:date="2017-05-11T11:09:00Z">
              <w:rPr>
                <w:rFonts w:hint="eastAsia"/>
              </w:rPr>
            </w:rPrChange>
          </w:rPr>
          <w:t>bacabc333-&gt; 100:2</w:t>
        </w:r>
      </w:ins>
    </w:p>
    <w:p w:rsidR="00410857" w:rsidRPr="00410857" w:rsidRDefault="00410857" w:rsidP="00410857">
      <w:pPr>
        <w:jc w:val="left"/>
        <w:rPr>
          <w:ins w:id="267" w:author="zg" w:date="2017-05-11T11:09:00Z"/>
          <w:rPrChange w:id="268" w:author="zg" w:date="2017-05-11T11:09:00Z">
            <w:rPr>
              <w:ins w:id="269" w:author="zg" w:date="2017-05-11T11:09:00Z"/>
            </w:rPr>
          </w:rPrChange>
        </w:rPr>
        <w:pPrChange w:id="270" w:author="zg" w:date="2017-05-11T11:12:00Z">
          <w:pPr>
            <w:ind w:firstLine="420"/>
          </w:pPr>
        </w:pPrChange>
      </w:pPr>
      <w:ins w:id="271" w:author="zg" w:date="2017-05-11T11:09:00Z">
        <w:r w:rsidRPr="00410857">
          <w:rPr>
            <w:rFonts w:hint="eastAsia"/>
            <w:rPrChange w:id="272" w:author="zg" w:date="2017-05-11T11:09:00Z">
              <w:rPr>
                <w:rFonts w:hint="eastAsia"/>
              </w:rPr>
            </w:rPrChange>
          </w:rPr>
          <w:t>用户退出</w:t>
        </w:r>
      </w:ins>
    </w:p>
    <w:p w:rsidR="00410857" w:rsidRPr="00410857" w:rsidRDefault="00410857" w:rsidP="00B453F2">
      <w:pPr>
        <w:ind w:leftChars="100" w:left="240"/>
        <w:jc w:val="left"/>
        <w:rPr>
          <w:ins w:id="273" w:author="zg" w:date="2017-05-11T11:09:00Z"/>
          <w:rPrChange w:id="274" w:author="zg" w:date="2017-05-11T11:09:00Z">
            <w:rPr>
              <w:ins w:id="275" w:author="zg" w:date="2017-05-11T11:09:00Z"/>
            </w:rPr>
          </w:rPrChange>
        </w:rPr>
        <w:pPrChange w:id="276" w:author="zg" w:date="2017-05-11T11:15:00Z">
          <w:pPr>
            <w:ind w:firstLine="420"/>
          </w:pPr>
        </w:pPrChange>
      </w:pPr>
      <w:ins w:id="277" w:author="zg" w:date="2017-05-11T11:09:00Z">
        <w:r w:rsidRPr="00410857">
          <w:rPr>
            <w:rFonts w:hint="eastAsia"/>
            <w:rPrChange w:id="278" w:author="zg" w:date="2017-05-11T11:09:00Z">
              <w:rPr>
                <w:rFonts w:hint="eastAsia"/>
              </w:rPr>
            </w:rPrChange>
          </w:rPr>
          <w:t xml:space="preserve">前端接收token  值 123abc456 </w:t>
        </w:r>
      </w:ins>
    </w:p>
    <w:p w:rsidR="00410857" w:rsidRPr="00410857" w:rsidRDefault="00410857" w:rsidP="00B453F2">
      <w:pPr>
        <w:ind w:leftChars="100" w:left="240"/>
        <w:jc w:val="left"/>
        <w:rPr>
          <w:ins w:id="279" w:author="zg" w:date="2017-05-11T11:09:00Z"/>
          <w:rPrChange w:id="280" w:author="zg" w:date="2017-05-11T11:09:00Z">
            <w:rPr>
              <w:ins w:id="281" w:author="zg" w:date="2017-05-11T11:09:00Z"/>
            </w:rPr>
          </w:rPrChange>
        </w:rPr>
        <w:pPrChange w:id="282" w:author="zg" w:date="2017-05-11T11:15:00Z">
          <w:pPr>
            <w:numPr>
              <w:numId w:val="31"/>
            </w:numPr>
            <w:ind w:left="420" w:hanging="420"/>
          </w:pPr>
        </w:pPrChange>
      </w:pPr>
      <w:ins w:id="283" w:author="zg" w:date="2017-05-11T11:09:00Z">
        <w:r w:rsidRPr="00410857">
          <w:rPr>
            <w:rFonts w:hint="eastAsia"/>
            <w:rPrChange w:id="284" w:author="zg" w:date="2017-05-11T11:09:00Z">
              <w:rPr>
                <w:rFonts w:hint="eastAsia"/>
              </w:rPr>
            </w:rPrChange>
          </w:rPr>
          <w:t>查询123abc456 ,获取值100:1</w:t>
        </w:r>
      </w:ins>
    </w:p>
    <w:p w:rsidR="00410857" w:rsidRPr="00410857" w:rsidRDefault="00410857" w:rsidP="00B453F2">
      <w:pPr>
        <w:ind w:leftChars="100" w:left="240"/>
        <w:jc w:val="left"/>
        <w:rPr>
          <w:ins w:id="285" w:author="zg" w:date="2017-05-11T11:09:00Z"/>
          <w:rPrChange w:id="286" w:author="zg" w:date="2017-05-11T11:09:00Z">
            <w:rPr>
              <w:ins w:id="287" w:author="zg" w:date="2017-05-11T11:09:00Z"/>
            </w:rPr>
          </w:rPrChange>
        </w:rPr>
        <w:pPrChange w:id="288" w:author="zg" w:date="2017-05-11T11:15:00Z">
          <w:pPr>
            <w:numPr>
              <w:numId w:val="31"/>
            </w:numPr>
            <w:ind w:left="420" w:hanging="420"/>
          </w:pPr>
        </w:pPrChange>
      </w:pPr>
      <w:ins w:id="289" w:author="zg" w:date="2017-05-11T11:09:00Z">
        <w:r w:rsidRPr="00410857">
          <w:rPr>
            <w:rFonts w:hint="eastAsia"/>
            <w:rPrChange w:id="290" w:author="zg" w:date="2017-05-11T11:09:00Z">
              <w:rPr>
                <w:rFonts w:hint="eastAsia"/>
              </w:rPr>
            </w:rPrChange>
          </w:rPr>
          <w:t>删除key为123abc456的值(下次访问，token信息失效)</w:t>
        </w:r>
      </w:ins>
    </w:p>
    <w:p w:rsidR="0006263F" w:rsidRDefault="00410857" w:rsidP="00B453F2">
      <w:pPr>
        <w:ind w:leftChars="100" w:left="240"/>
        <w:jc w:val="left"/>
        <w:rPr>
          <w:ins w:id="291" w:author="zg" w:date="2017-05-11T11:17:00Z"/>
        </w:rPr>
        <w:pPrChange w:id="292" w:author="zg" w:date="2017-05-11T11:15:00Z">
          <w:pPr>
            <w:ind w:firstLineChars="200" w:firstLine="480"/>
          </w:pPr>
        </w:pPrChange>
      </w:pPr>
      <w:ins w:id="293" w:author="zg" w:date="2017-05-11T11:09:00Z">
        <w:r w:rsidRPr="00410857">
          <w:rPr>
            <w:rFonts w:hint="eastAsia"/>
            <w:rPrChange w:id="294" w:author="zg" w:date="2017-05-11T11:09:00Z">
              <w:rPr>
                <w:rFonts w:hint="eastAsia"/>
              </w:rPr>
            </w:rPrChange>
          </w:rPr>
          <w:lastRenderedPageBreak/>
          <w:t>删除key为100:1的值</w:t>
        </w:r>
      </w:ins>
    </w:p>
    <w:p w:rsidR="00160EEF" w:rsidRDefault="00626923" w:rsidP="00626923">
      <w:pPr>
        <w:pStyle w:val="4"/>
        <w:rPr>
          <w:ins w:id="295" w:author="zg" w:date="2017-05-11T11:38:00Z"/>
        </w:rPr>
        <w:pPrChange w:id="296" w:author="zg" w:date="2017-05-11T11:19:00Z">
          <w:pPr>
            <w:ind w:firstLineChars="200" w:firstLine="480"/>
          </w:pPr>
        </w:pPrChange>
      </w:pPr>
      <w:ins w:id="297" w:author="zg" w:date="2017-05-11T11:18:00Z">
        <w:r>
          <w:rPr>
            <w:rFonts w:hint="eastAsia"/>
          </w:rPr>
          <w:t>资源配置</w:t>
        </w:r>
      </w:ins>
      <w:ins w:id="298" w:author="zg" w:date="2017-05-11T11:20:00Z">
        <w:r>
          <w:rPr>
            <w:rFonts w:hint="eastAsia"/>
          </w:rPr>
          <w:t>和资源</w:t>
        </w:r>
      </w:ins>
      <w:ins w:id="299" w:author="zg" w:date="2017-05-11T11:19:00Z">
        <w:r>
          <w:rPr>
            <w:rFonts w:hint="eastAsia"/>
          </w:rPr>
          <w:t>缓存</w:t>
        </w:r>
      </w:ins>
    </w:p>
    <w:p w:rsidR="003F30D7" w:rsidRPr="003F30D7" w:rsidRDefault="003F30D7" w:rsidP="003F30D7">
      <w:pPr>
        <w:rPr>
          <w:ins w:id="300" w:author="zg" w:date="2017-05-11T11:19:00Z"/>
          <w:rFonts w:hint="eastAsia"/>
          <w:rPrChange w:id="301" w:author="zg" w:date="2017-05-11T11:38:00Z">
            <w:rPr>
              <w:ins w:id="302" w:author="zg" w:date="2017-05-11T11:19:00Z"/>
            </w:rPr>
          </w:rPrChange>
        </w:rPr>
        <w:pPrChange w:id="303" w:author="zg" w:date="2017-05-11T11:38:00Z">
          <w:pPr>
            <w:ind w:firstLineChars="200" w:firstLine="480"/>
          </w:pPr>
        </w:pPrChange>
      </w:pPr>
      <w:ins w:id="304" w:author="zg" w:date="2017-05-11T11:38:00Z">
        <w:r>
          <w:rPr>
            <w:rFonts w:hint="eastAsia"/>
          </w:rPr>
          <w:t>资源配置和资源</w:t>
        </w:r>
      </w:ins>
      <w:ins w:id="305" w:author="zg" w:date="2017-05-11T11:39:00Z">
        <w:r>
          <w:rPr>
            <w:rFonts w:hint="eastAsia"/>
          </w:rPr>
          <w:t>分成3级缓存，1，2级在客户端，第3级在服务器端。</w:t>
        </w:r>
      </w:ins>
      <w:ins w:id="306" w:author="zg" w:date="2017-05-11T11:40:00Z">
        <w:r>
          <w:rPr>
            <w:rFonts w:hint="eastAsia"/>
          </w:rPr>
          <w:t>如下图：</w:t>
        </w:r>
      </w:ins>
    </w:p>
    <w:p w:rsidR="00626923" w:rsidRDefault="0010720D" w:rsidP="0010720D">
      <w:pPr>
        <w:jc w:val="center"/>
        <w:rPr>
          <w:ins w:id="307" w:author="zg" w:date="2017-05-11T11:40:00Z"/>
        </w:rPr>
        <w:pPrChange w:id="308" w:author="zg" w:date="2017-05-11T11:37:00Z">
          <w:pPr>
            <w:ind w:firstLineChars="200" w:firstLine="480"/>
          </w:pPr>
        </w:pPrChange>
      </w:pPr>
      <w:ins w:id="309" w:author="zg" w:date="2017-05-11T11:37:00Z">
        <w:r>
          <w:object w:dxaOrig="3991" w:dyaOrig="4696">
            <v:shape id="_x0000_i1036" type="#_x0000_t75" style="width:199.5pt;height:234.75pt" o:ole="">
              <v:imagedata r:id="rId34" o:title=""/>
            </v:shape>
            <o:OLEObject Type="Embed" ProgID="Visio.Drawing.15" ShapeID="_x0000_i1036" DrawAspect="Content" ObjectID="_1556026408" r:id="rId35"/>
          </w:object>
        </w:r>
      </w:ins>
    </w:p>
    <w:p w:rsidR="00C91DAA" w:rsidRDefault="00727B1A" w:rsidP="00C91DAA">
      <w:pPr>
        <w:pStyle w:val="6"/>
        <w:rPr>
          <w:ins w:id="310" w:author="zg" w:date="2017-05-11T15:39:00Z"/>
        </w:rPr>
        <w:pPrChange w:id="311" w:author="zg" w:date="2017-05-11T15:39:00Z">
          <w:pPr>
            <w:ind w:firstLineChars="200" w:firstLine="480"/>
          </w:pPr>
        </w:pPrChange>
      </w:pPr>
      <w:ins w:id="312" w:author="zg" w:date="2017-05-11T14:43:00Z">
        <w:r>
          <w:rPr>
            <w:rFonts w:hint="eastAsia"/>
          </w:rPr>
          <w:t>客户端缓存</w:t>
        </w:r>
      </w:ins>
    </w:p>
    <w:p w:rsidR="00746B39" w:rsidRDefault="00C91DAA" w:rsidP="00B63188">
      <w:pPr>
        <w:jc w:val="left"/>
        <w:rPr>
          <w:ins w:id="313" w:author="zg" w:date="2017-05-11T15:10:00Z"/>
        </w:rPr>
        <w:pPrChange w:id="314" w:author="zg" w:date="2017-05-11T14:58:00Z">
          <w:pPr>
            <w:ind w:firstLineChars="200" w:firstLine="480"/>
          </w:pPr>
        </w:pPrChange>
      </w:pPr>
      <w:ins w:id="315" w:author="zg" w:date="2017-05-11T15:39:00Z">
        <w:r>
          <w:rPr>
            <w:rFonts w:hint="eastAsia"/>
          </w:rPr>
          <w:t>缓存</w:t>
        </w:r>
      </w:ins>
      <w:ins w:id="316" w:author="zg" w:date="2017-05-11T14:44:00Z">
        <w:r w:rsidR="00727B1A">
          <w:rPr>
            <w:rFonts w:hint="eastAsia"/>
          </w:rPr>
          <w:t>资源配置数据和资源文件（模型、图片等）。</w:t>
        </w:r>
      </w:ins>
      <w:ins w:id="317" w:author="zg" w:date="2017-05-11T14:49:00Z">
        <w:r w:rsidR="00727B1A">
          <w:rPr>
            <w:rFonts w:hint="eastAsia"/>
          </w:rPr>
          <w:t>内存采用Map对象</w:t>
        </w:r>
      </w:ins>
      <w:ins w:id="318" w:author="zg" w:date="2017-05-11T14:50:00Z">
        <w:r w:rsidR="00727B1A">
          <w:rPr>
            <w:rFonts w:hint="eastAsia"/>
          </w:rPr>
          <w:t>存储（c#的</w:t>
        </w:r>
      </w:ins>
      <w:ins w:id="319" w:author="zg" w:date="2017-05-11T14:51:00Z">
        <w:r w:rsidR="00727B1A">
          <w:rPr>
            <w:rFonts w:hint="eastAsia"/>
          </w:rPr>
          <w:t>类型是</w:t>
        </w:r>
      </w:ins>
      <w:ins w:id="320" w:author="zg" w:date="2017-05-11T14:57:00Z">
        <w:r w:rsidR="00AE2F61" w:rsidRPr="00AE2F61">
          <w:rPr>
            <w:rPrChange w:id="321" w:author="zg" w:date="2017-05-11T14:57:00Z">
              <w:rPr>
                <w:i/>
                <w:iCs/>
              </w:rPr>
            </w:rPrChange>
          </w:rPr>
          <w:t>Dictionary</w:t>
        </w:r>
      </w:ins>
      <w:ins w:id="322" w:author="zg" w:date="2017-05-11T14:51:00Z">
        <w:r w:rsidR="00727B1A">
          <w:rPr>
            <w:rFonts w:hint="eastAsia"/>
          </w:rPr>
          <w:t>），key为瓦片id</w:t>
        </w:r>
      </w:ins>
      <w:ins w:id="323" w:author="zg" w:date="2017-05-11T14:55:00Z">
        <w:r w:rsidR="00AE2F61">
          <w:rPr>
            <w:rFonts w:hint="eastAsia"/>
          </w:rPr>
          <w:t>，</w:t>
        </w:r>
      </w:ins>
      <w:ins w:id="324" w:author="zg" w:date="2017-05-11T16:31:00Z">
        <w:r w:rsidR="0048055A">
          <w:rPr>
            <w:rFonts w:hint="eastAsia"/>
          </w:rPr>
          <w:t>缓存值为</w:t>
        </w:r>
      </w:ins>
      <w:ins w:id="325" w:author="zg" w:date="2017-05-11T14:56:00Z">
        <w:r w:rsidR="00B63188">
          <w:rPr>
            <w:rFonts w:hint="eastAsia"/>
          </w:rPr>
          <w:t>瓦片的版本号、瓦片上的配置数据、瓦片上的资源数据</w:t>
        </w:r>
      </w:ins>
      <w:ins w:id="326" w:author="zg" w:date="2017-05-11T15:00:00Z">
        <w:r w:rsidR="00B63188">
          <w:rPr>
            <w:rFonts w:hint="eastAsia"/>
          </w:rPr>
          <w:t>。</w:t>
        </w:r>
      </w:ins>
      <w:r w:rsidR="004D4717">
        <w:rPr>
          <w:rFonts w:hint="eastAsia"/>
        </w:rPr>
        <w:t>资源（模型）数据主要采用本地文件缓存。</w:t>
      </w:r>
      <w:bookmarkStart w:id="327" w:name="_GoBack"/>
      <w:bookmarkEnd w:id="327"/>
      <w:ins w:id="328" w:author="zg" w:date="2017-05-11T15:13:00Z">
        <w:r w:rsidR="00746B39">
          <w:rPr>
            <w:rFonts w:hint="eastAsia"/>
          </w:rPr>
          <w:t>版本号采用</w:t>
        </w:r>
      </w:ins>
      <w:ins w:id="329" w:author="zg" w:date="2017-05-11T16:31:00Z">
        <w:r w:rsidR="007E0464">
          <w:rPr>
            <w:rFonts w:hint="eastAsia"/>
          </w:rPr>
          <w:t>GUID</w:t>
        </w:r>
      </w:ins>
      <w:ins w:id="330" w:author="zg" w:date="2017-05-11T15:13:00Z">
        <w:r w:rsidR="00746B39">
          <w:rPr>
            <w:rFonts w:hint="eastAsia"/>
          </w:rPr>
          <w:t>，</w:t>
        </w:r>
      </w:ins>
      <w:ins w:id="331" w:author="zg" w:date="2017-05-11T16:31:00Z">
        <w:r w:rsidR="00EE6016">
          <w:rPr>
            <w:rFonts w:hint="eastAsia"/>
          </w:rPr>
          <w:t>资源配置修改后</w:t>
        </w:r>
      </w:ins>
      <w:ins w:id="332" w:author="zg" w:date="2017-05-11T15:14:00Z">
        <w:r w:rsidR="00746B39">
          <w:rPr>
            <w:rFonts w:hint="eastAsia"/>
          </w:rPr>
          <w:t>重新算，确保不碰撞。</w:t>
        </w:r>
      </w:ins>
    </w:p>
    <w:p w:rsidR="00746B39" w:rsidRDefault="00AE2F61" w:rsidP="00B63188">
      <w:pPr>
        <w:jc w:val="left"/>
        <w:rPr>
          <w:ins w:id="333" w:author="zg" w:date="2017-05-11T14:56:00Z"/>
          <w:rFonts w:hint="eastAsia"/>
        </w:rPr>
        <w:pPrChange w:id="334" w:author="zg" w:date="2017-05-11T14:58:00Z">
          <w:pPr>
            <w:ind w:firstLineChars="200" w:firstLine="480"/>
          </w:pPr>
        </w:pPrChange>
      </w:pPr>
      <w:ins w:id="335" w:author="zg" w:date="2017-05-11T14:56:00Z">
        <w:r>
          <w:rPr>
            <w:rFonts w:hint="eastAsia"/>
          </w:rPr>
          <w:t>更新策略</w:t>
        </w:r>
      </w:ins>
      <w:ins w:id="336" w:author="zg" w:date="2017-05-11T15:10:00Z">
        <w:r w:rsidR="00746B39">
          <w:rPr>
            <w:rFonts w:hint="eastAsia"/>
          </w:rPr>
          <w:t>有如下几种：</w:t>
        </w:r>
      </w:ins>
    </w:p>
    <w:p w:rsidR="00727B1A" w:rsidRDefault="00AE2F61" w:rsidP="00746B39">
      <w:pPr>
        <w:pStyle w:val="a3"/>
        <w:numPr>
          <w:ilvl w:val="0"/>
          <w:numId w:val="33"/>
        </w:numPr>
        <w:ind w:firstLineChars="0"/>
        <w:jc w:val="left"/>
        <w:rPr>
          <w:ins w:id="337" w:author="zg" w:date="2017-05-11T15:11:00Z"/>
        </w:rPr>
        <w:pPrChange w:id="338" w:author="zg" w:date="2017-05-11T15:10:00Z">
          <w:pPr>
            <w:ind w:firstLineChars="200" w:firstLine="480"/>
          </w:pPr>
        </w:pPrChange>
      </w:pPr>
      <w:ins w:id="339" w:author="zg" w:date="2017-05-11T14:56:00Z">
        <w:r>
          <w:rPr>
            <w:rFonts w:hint="eastAsia"/>
          </w:rPr>
          <w:t>向服务器请求瓦片的版本号，然后对比，如果有不同，就向服务器取最新的瓦片中资源配置数据，使用服务端资源配置数据和本地缓存的资源配置数据进行对比，通过差异进行缓存更新，并再次缓存瓦片版本号</w:t>
        </w:r>
      </w:ins>
      <w:ins w:id="340" w:author="zg" w:date="2017-05-11T14:57:00Z">
        <w:r w:rsidR="00B63188">
          <w:rPr>
            <w:rFonts w:hint="eastAsia"/>
          </w:rPr>
          <w:t>。</w:t>
        </w:r>
      </w:ins>
      <w:ins w:id="341" w:author="zg" w:date="2017-05-11T15:11:00Z">
        <w:r w:rsidR="00003785">
          <w:rPr>
            <w:rFonts w:hint="eastAsia"/>
          </w:rPr>
          <w:t>这种方式</w:t>
        </w:r>
      </w:ins>
      <w:ins w:id="342" w:author="zg" w:date="2017-05-11T16:36:00Z">
        <w:r w:rsidR="00003785">
          <w:rPr>
            <w:rFonts w:hint="eastAsia"/>
          </w:rPr>
          <w:t>缓存数据</w:t>
        </w:r>
      </w:ins>
      <w:ins w:id="343" w:author="zg" w:date="2017-05-11T15:11:00Z">
        <w:r w:rsidR="00746B39">
          <w:rPr>
            <w:rFonts w:hint="eastAsia"/>
          </w:rPr>
          <w:t>准确，但是会向服务器请求版本号，</w:t>
        </w:r>
      </w:ins>
      <w:ins w:id="344" w:author="zg" w:date="2017-05-11T15:14:00Z">
        <w:r w:rsidR="00652EC6">
          <w:rPr>
            <w:rFonts w:hint="eastAsia"/>
          </w:rPr>
          <w:t>网络交换多。</w:t>
        </w:r>
      </w:ins>
    </w:p>
    <w:p w:rsidR="0060290A" w:rsidRDefault="0060290A" w:rsidP="0060290A">
      <w:pPr>
        <w:pStyle w:val="a3"/>
        <w:numPr>
          <w:ilvl w:val="0"/>
          <w:numId w:val="33"/>
        </w:numPr>
        <w:ind w:firstLineChars="0"/>
        <w:jc w:val="left"/>
        <w:rPr>
          <w:ins w:id="345" w:author="zg" w:date="2017-05-11T15:36:00Z"/>
        </w:rPr>
        <w:pPrChange w:id="346" w:author="zg" w:date="2017-05-11T15:33:00Z">
          <w:pPr>
            <w:ind w:firstLineChars="200" w:firstLine="480"/>
          </w:pPr>
        </w:pPrChange>
      </w:pPr>
      <w:ins w:id="347" w:author="zg" w:date="2017-05-11T15:33:00Z">
        <w:r>
          <w:rPr>
            <w:rFonts w:hint="eastAsia"/>
          </w:rPr>
          <w:lastRenderedPageBreak/>
          <w:t>采用实现了</w:t>
        </w:r>
      </w:ins>
      <w:ins w:id="348" w:author="zg" w:date="2017-05-11T15:27:00Z">
        <w:r>
          <w:t>FIFO</w:t>
        </w:r>
      </w:ins>
      <w:ins w:id="349" w:author="zg" w:date="2017-05-11T15:28:00Z">
        <w:r>
          <w:rPr>
            <w:rFonts w:hint="eastAsia"/>
          </w:rPr>
          <w:t>算法</w:t>
        </w:r>
      </w:ins>
      <w:ins w:id="350" w:author="zg" w:date="2017-05-11T15:34:00Z">
        <w:r>
          <w:rPr>
            <w:rFonts w:hint="eastAsia"/>
          </w:rPr>
          <w:t>、</w:t>
        </w:r>
      </w:ins>
      <w:ins w:id="351" w:author="zg" w:date="2017-05-11T15:29:00Z">
        <w:r>
          <w:t>LFU</w:t>
        </w:r>
        <w:r>
          <w:rPr>
            <w:rFonts w:hint="eastAsia"/>
          </w:rPr>
          <w:t>算法</w:t>
        </w:r>
      </w:ins>
      <w:ins w:id="352" w:author="zg" w:date="2017-05-11T15:34:00Z">
        <w:r>
          <w:rPr>
            <w:rFonts w:hint="eastAsia"/>
          </w:rPr>
          <w:t>、</w:t>
        </w:r>
      </w:ins>
      <w:ins w:id="353" w:author="zg" w:date="2017-05-11T15:33:00Z">
        <w:r>
          <w:t>LRU</w:t>
        </w:r>
      </w:ins>
      <w:ins w:id="354" w:author="zg" w:date="2017-05-11T15:34:00Z">
        <w:r>
          <w:rPr>
            <w:rFonts w:hint="eastAsia"/>
          </w:rPr>
          <w:t>算法的本地缓存库，来实现缓存的淘汰。</w:t>
        </w:r>
      </w:ins>
    </w:p>
    <w:p w:rsidR="003A3335" w:rsidRDefault="006450C7" w:rsidP="0060290A">
      <w:pPr>
        <w:pStyle w:val="a3"/>
        <w:ind w:left="780" w:firstLineChars="0" w:firstLine="0"/>
        <w:jc w:val="left"/>
        <w:rPr>
          <w:ins w:id="355" w:author="zg" w:date="2017-05-11T15:36:00Z"/>
        </w:rPr>
        <w:pPrChange w:id="356" w:author="zg" w:date="2017-05-11T15:36:00Z">
          <w:pPr>
            <w:ind w:firstLineChars="200" w:firstLine="480"/>
          </w:pPr>
        </w:pPrChange>
      </w:pPr>
      <w:ins w:id="357" w:author="zg" w:date="2017-05-11T16:32:00Z">
        <w:r>
          <w:rPr>
            <w:rFonts w:hint="eastAsia"/>
          </w:rPr>
          <w:t>这样</w:t>
        </w:r>
      </w:ins>
      <w:ins w:id="358" w:author="zg" w:date="2017-05-11T15:35:00Z">
        <w:r w:rsidR="0060290A">
          <w:rPr>
            <w:rFonts w:hint="eastAsia"/>
          </w:rPr>
          <w:t>缓存更新</w:t>
        </w:r>
      </w:ins>
      <w:ins w:id="359" w:author="zg" w:date="2017-05-11T15:36:00Z">
        <w:r w:rsidR="003A3335">
          <w:rPr>
            <w:rFonts w:hint="eastAsia"/>
          </w:rPr>
          <w:t>有两种方式：</w:t>
        </w:r>
      </w:ins>
    </w:p>
    <w:p w:rsidR="003632EC" w:rsidRDefault="0060290A" w:rsidP="003632EC">
      <w:pPr>
        <w:pStyle w:val="a3"/>
        <w:numPr>
          <w:ilvl w:val="1"/>
          <w:numId w:val="33"/>
        </w:numPr>
        <w:ind w:firstLineChars="0"/>
        <w:jc w:val="left"/>
        <w:rPr>
          <w:ins w:id="360" w:author="zg" w:date="2017-05-11T16:12:00Z"/>
        </w:rPr>
        <w:pPrChange w:id="361" w:author="zg" w:date="2017-05-11T16:12:00Z">
          <w:pPr>
            <w:ind w:firstLineChars="200" w:firstLine="480"/>
          </w:pPr>
        </w:pPrChange>
      </w:pPr>
      <w:ins w:id="362" w:author="zg" w:date="2017-05-11T15:36:00Z">
        <w:r>
          <w:rPr>
            <w:rFonts w:hint="eastAsia"/>
          </w:rPr>
          <w:t>服务器像客户端推送更新消息，</w:t>
        </w:r>
        <w:r w:rsidR="003A3335">
          <w:rPr>
            <w:rFonts w:hint="eastAsia"/>
          </w:rPr>
          <w:t>客户端收到消息后</w:t>
        </w:r>
      </w:ins>
      <w:ins w:id="363" w:author="zg" w:date="2017-05-11T15:37:00Z">
        <w:r w:rsidR="003A3335">
          <w:rPr>
            <w:rFonts w:hint="eastAsia"/>
          </w:rPr>
          <w:t>更新缓存</w:t>
        </w:r>
      </w:ins>
      <w:ins w:id="364" w:author="zg" w:date="2017-05-11T15:38:00Z">
        <w:r w:rsidR="003A3335">
          <w:rPr>
            <w:rFonts w:hint="eastAsia"/>
          </w:rPr>
          <w:t>。</w:t>
        </w:r>
      </w:ins>
    </w:p>
    <w:p w:rsidR="003A3335" w:rsidRDefault="003A3335" w:rsidP="003632EC">
      <w:pPr>
        <w:pStyle w:val="a3"/>
        <w:numPr>
          <w:ilvl w:val="1"/>
          <w:numId w:val="33"/>
        </w:numPr>
        <w:ind w:firstLineChars="0"/>
        <w:jc w:val="left"/>
        <w:rPr>
          <w:ins w:id="365" w:author="zg" w:date="2017-05-11T16:08:00Z"/>
        </w:rPr>
        <w:pPrChange w:id="366" w:author="zg" w:date="2017-05-11T16:12:00Z">
          <w:pPr>
            <w:ind w:firstLineChars="200" w:firstLine="480"/>
          </w:pPr>
        </w:pPrChange>
      </w:pPr>
      <w:ins w:id="367" w:author="zg" w:date="2017-05-11T15:37:00Z">
        <w:r>
          <w:rPr>
            <w:rFonts w:hint="eastAsia"/>
          </w:rPr>
          <w:t>客户端定时向服务器请求一次版本号，对比版本号后进行缓存更新</w:t>
        </w:r>
      </w:ins>
      <w:ins w:id="368" w:author="zg" w:date="2017-05-11T15:38:00Z">
        <w:r>
          <w:rPr>
            <w:rFonts w:hint="eastAsia"/>
          </w:rPr>
          <w:t>。</w:t>
        </w:r>
      </w:ins>
    </w:p>
    <w:p w:rsidR="00465BC3" w:rsidRDefault="00465BC3" w:rsidP="00465BC3">
      <w:pPr>
        <w:jc w:val="left"/>
        <w:rPr>
          <w:ins w:id="369" w:author="zg" w:date="2017-05-11T15:51:00Z"/>
          <w:rFonts w:hint="eastAsia"/>
        </w:rPr>
        <w:pPrChange w:id="370" w:author="zg" w:date="2017-05-11T16:09:00Z">
          <w:pPr>
            <w:ind w:firstLineChars="200" w:firstLine="480"/>
          </w:pPr>
        </w:pPrChange>
      </w:pPr>
      <w:ins w:id="371" w:author="zg" w:date="2017-05-11T16:09:00Z">
        <w:r>
          <w:rPr>
            <w:rFonts w:hint="eastAsia"/>
          </w:rPr>
          <w:t>建议采用</w:t>
        </w:r>
        <w:r w:rsidR="003632EC">
          <w:rPr>
            <w:rFonts w:hint="eastAsia"/>
          </w:rPr>
          <w:t>2.1</w:t>
        </w:r>
      </w:ins>
      <w:ins w:id="372" w:author="zg" w:date="2017-05-11T16:12:00Z">
        <w:r w:rsidR="003632EC">
          <w:rPr>
            <w:rFonts w:hint="eastAsia"/>
          </w:rPr>
          <w:t>方案</w:t>
        </w:r>
      </w:ins>
      <w:ins w:id="373" w:author="zg" w:date="2017-05-11T16:32:00Z">
        <w:r w:rsidR="00171337">
          <w:rPr>
            <w:rFonts w:hint="eastAsia"/>
          </w:rPr>
          <w:t>，减少网络交换。</w:t>
        </w:r>
      </w:ins>
    </w:p>
    <w:p w:rsidR="00FF445A" w:rsidRDefault="00FF445A" w:rsidP="00FF445A">
      <w:pPr>
        <w:pStyle w:val="6"/>
        <w:rPr>
          <w:ins w:id="374" w:author="zg" w:date="2017-05-11T15:52:00Z"/>
        </w:rPr>
        <w:pPrChange w:id="375" w:author="zg" w:date="2017-05-11T15:52:00Z">
          <w:pPr>
            <w:ind w:firstLineChars="200" w:firstLine="480"/>
          </w:pPr>
        </w:pPrChange>
      </w:pPr>
      <w:ins w:id="376" w:author="zg" w:date="2017-05-11T15:52:00Z">
        <w:r>
          <w:rPr>
            <w:rFonts w:hint="eastAsia"/>
          </w:rPr>
          <w:t>服务端资源配置缓存</w:t>
        </w:r>
      </w:ins>
    </w:p>
    <w:p w:rsidR="00FF445A" w:rsidRDefault="00FF445A" w:rsidP="00FF445A">
      <w:pPr>
        <w:rPr>
          <w:ins w:id="377" w:author="zg" w:date="2017-05-11T16:00:00Z"/>
        </w:rPr>
        <w:pPrChange w:id="378" w:author="zg" w:date="2017-05-11T15:52:00Z">
          <w:pPr>
            <w:ind w:firstLineChars="200" w:firstLine="480"/>
          </w:pPr>
        </w:pPrChange>
      </w:pPr>
      <w:ins w:id="379" w:author="zg" w:date="2017-05-11T15:54:00Z">
        <w:r>
          <w:rPr>
            <w:rFonts w:hint="eastAsia"/>
          </w:rPr>
          <w:t>服务端</w:t>
        </w:r>
      </w:ins>
      <w:ins w:id="380" w:author="zg" w:date="2017-05-11T15:55:00Z">
        <w:r>
          <w:rPr>
            <w:rFonts w:hint="eastAsia"/>
          </w:rPr>
          <w:t>采用redis服务器缓存资源配置</w:t>
        </w:r>
      </w:ins>
      <w:ins w:id="381" w:author="zg" w:date="2017-05-11T15:56:00Z">
        <w:r>
          <w:rPr>
            <w:rFonts w:hint="eastAsia"/>
          </w:rPr>
          <w:t>数据，</w:t>
        </w:r>
        <w:r>
          <w:rPr>
            <w:rFonts w:hint="eastAsia"/>
          </w:rPr>
          <w:t>key为瓦片id</w:t>
        </w:r>
        <w:r>
          <w:rPr>
            <w:rFonts w:hint="eastAsia"/>
          </w:rPr>
          <w:t>、建筑id、图集id等。缓存数据</w:t>
        </w:r>
      </w:ins>
      <w:ins w:id="382" w:author="zg" w:date="2017-05-11T15:57:00Z">
        <w:r>
          <w:rPr>
            <w:rFonts w:hint="eastAsia"/>
          </w:rPr>
          <w:t>为对应的瓦片配置数据（包括版本）、建筑配置数据（包括版本）、图集配置数据（包括</w:t>
        </w:r>
      </w:ins>
      <w:ins w:id="383" w:author="zg" w:date="2017-05-11T15:58:00Z">
        <w:r>
          <w:rPr>
            <w:rFonts w:hint="eastAsia"/>
          </w:rPr>
          <w:t>版本）。资源（模型等）采用对象存储服务器存储，后台服务对</w:t>
        </w:r>
      </w:ins>
      <w:ins w:id="384" w:author="zg" w:date="2017-05-11T15:59:00Z">
        <w:r>
          <w:rPr>
            <w:rFonts w:hint="eastAsia"/>
          </w:rPr>
          <w:t>它</w:t>
        </w:r>
      </w:ins>
      <w:ins w:id="385" w:author="zg" w:date="2017-05-11T15:58:00Z">
        <w:r>
          <w:rPr>
            <w:rFonts w:hint="eastAsia"/>
          </w:rPr>
          <w:t>不做</w:t>
        </w:r>
      </w:ins>
      <w:ins w:id="386" w:author="zg" w:date="2017-05-11T15:59:00Z">
        <w:r>
          <w:rPr>
            <w:rFonts w:hint="eastAsia"/>
          </w:rPr>
          <w:t>缓存。</w:t>
        </w:r>
      </w:ins>
    </w:p>
    <w:p w:rsidR="00FF445A" w:rsidRDefault="00FF445A" w:rsidP="00FF445A">
      <w:pPr>
        <w:rPr>
          <w:ins w:id="387" w:author="zg" w:date="2017-05-11T16:00:00Z"/>
        </w:rPr>
        <w:pPrChange w:id="388" w:author="zg" w:date="2017-05-11T15:52:00Z">
          <w:pPr>
            <w:ind w:firstLineChars="200" w:firstLine="480"/>
          </w:pPr>
        </w:pPrChange>
      </w:pPr>
      <w:ins w:id="389" w:author="zg" w:date="2017-05-11T16:00:00Z">
        <w:r>
          <w:rPr>
            <w:rFonts w:hint="eastAsia"/>
          </w:rPr>
          <w:t>更新策略：</w:t>
        </w:r>
      </w:ins>
    </w:p>
    <w:p w:rsidR="00FF445A" w:rsidRDefault="00FF445A" w:rsidP="00FF445A">
      <w:pPr>
        <w:pStyle w:val="a3"/>
        <w:numPr>
          <w:ilvl w:val="0"/>
          <w:numId w:val="36"/>
        </w:numPr>
        <w:ind w:firstLineChars="0"/>
        <w:rPr>
          <w:ins w:id="390" w:author="zg" w:date="2017-05-11T16:01:00Z"/>
        </w:rPr>
        <w:pPrChange w:id="391" w:author="zg" w:date="2017-05-11T16:01:00Z">
          <w:pPr>
            <w:ind w:firstLineChars="200" w:firstLine="480"/>
          </w:pPr>
        </w:pPrChange>
      </w:pPr>
      <w:ins w:id="392" w:author="zg" w:date="2017-05-11T16:01:00Z">
        <w:r>
          <w:rPr>
            <w:rFonts w:hint="eastAsia"/>
          </w:rPr>
          <w:t>商业</w:t>
        </w:r>
        <w:r w:rsidR="002C56DF">
          <w:rPr>
            <w:rFonts w:hint="eastAsia"/>
          </w:rPr>
          <w:t>资源配置</w:t>
        </w:r>
        <w:r>
          <w:rPr>
            <w:rFonts w:hint="eastAsia"/>
          </w:rPr>
          <w:t>数据</w:t>
        </w:r>
        <w:r w:rsidR="002C56DF">
          <w:rPr>
            <w:rFonts w:hint="eastAsia"/>
          </w:rPr>
          <w:t>更新后，</w:t>
        </w:r>
      </w:ins>
      <w:ins w:id="393" w:author="zg" w:date="2017-05-11T16:37:00Z">
        <w:r w:rsidR="00492683">
          <w:rPr>
            <w:rFonts w:hint="eastAsia"/>
          </w:rPr>
          <w:t>然后</w:t>
        </w:r>
      </w:ins>
      <w:ins w:id="394" w:author="zg" w:date="2017-05-11T16:01:00Z">
        <w:r w:rsidR="002C56DF">
          <w:rPr>
            <w:rFonts w:hint="eastAsia"/>
          </w:rPr>
          <w:t>更新</w:t>
        </w:r>
        <w:r w:rsidR="00492683">
          <w:rPr>
            <w:rFonts w:hint="eastAsia"/>
          </w:rPr>
          <w:t>缓存</w:t>
        </w:r>
      </w:ins>
      <w:ins w:id="395" w:author="zg" w:date="2017-05-11T16:37:00Z">
        <w:r w:rsidR="00492683">
          <w:rPr>
            <w:rFonts w:hint="eastAsia"/>
          </w:rPr>
          <w:t>。</w:t>
        </w:r>
      </w:ins>
    </w:p>
    <w:p w:rsidR="002C56DF" w:rsidRPr="00FF445A" w:rsidRDefault="002C56DF" w:rsidP="00FF445A">
      <w:pPr>
        <w:pStyle w:val="a3"/>
        <w:numPr>
          <w:ilvl w:val="0"/>
          <w:numId w:val="36"/>
        </w:numPr>
        <w:ind w:firstLineChars="0"/>
        <w:rPr>
          <w:rFonts w:hint="eastAsia"/>
          <w:rPrChange w:id="396" w:author="zg" w:date="2017-05-11T15:52:00Z">
            <w:rPr>
              <w:rFonts w:hint="eastAsia"/>
            </w:rPr>
          </w:rPrChange>
        </w:rPr>
        <w:pPrChange w:id="397" w:author="zg" w:date="2017-05-11T16:01:00Z">
          <w:pPr>
            <w:ind w:firstLineChars="200" w:firstLine="480"/>
          </w:pPr>
        </w:pPrChange>
      </w:pPr>
      <w:ins w:id="398" w:author="zg" w:date="2017-05-11T16:02:00Z">
        <w:r>
          <w:rPr>
            <w:rFonts w:hint="eastAsia"/>
          </w:rPr>
          <w:t>基础数据</w:t>
        </w:r>
      </w:ins>
      <w:ins w:id="399" w:author="zg" w:date="2017-05-11T16:03:00Z">
        <w:r>
          <w:rPr>
            <w:rFonts w:hint="eastAsia"/>
          </w:rPr>
          <w:t>是人工更新，</w:t>
        </w:r>
      </w:ins>
      <w:ins w:id="400" w:author="zg" w:date="2017-05-11T16:02:00Z">
        <w:r>
          <w:rPr>
            <w:rFonts w:hint="eastAsia"/>
          </w:rPr>
          <w:t>更新后，</w:t>
        </w:r>
      </w:ins>
      <w:ins w:id="401" w:author="zg" w:date="2017-05-11T16:03:00Z">
        <w:r>
          <w:rPr>
            <w:rFonts w:hint="eastAsia"/>
          </w:rPr>
          <w:t>手动清空redis缓存</w:t>
        </w:r>
      </w:ins>
      <w:ins w:id="402" w:author="zg" w:date="2017-05-11T16:04:00Z">
        <w:r>
          <w:rPr>
            <w:rFonts w:hint="eastAsia"/>
          </w:rPr>
          <w:t>。等有数据访问后，写入数据到redis。</w:t>
        </w:r>
      </w:ins>
    </w:p>
    <w:p w:rsidR="00B251F9" w:rsidRDefault="00B251F9" w:rsidP="00B251F9">
      <w:pPr>
        <w:pStyle w:val="2"/>
      </w:pPr>
      <w:bookmarkStart w:id="403" w:name="_Toc48228410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403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lastRenderedPageBreak/>
        <w:drawing>
          <wp:inline distT="0" distB="0" distL="0" distR="0" wp14:anchorId="5EA549D8" wp14:editId="060EC5A1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404" w:name="_Toc482284105"/>
      <w:r>
        <w:rPr>
          <w:rFonts w:hint="eastAsia"/>
        </w:rPr>
        <w:t>服务组件</w:t>
      </w:r>
      <w:bookmarkEnd w:id="404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lastRenderedPageBreak/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405" w:name="_Toc482284106"/>
      <w:r>
        <w:rPr>
          <w:rFonts w:hint="eastAsia"/>
        </w:rPr>
        <w:lastRenderedPageBreak/>
        <w:t>部署</w:t>
      </w:r>
      <w:bookmarkEnd w:id="405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035" type="#_x0000_t75" style="width:414.75pt;height:510pt" o:ole="">
            <v:imagedata r:id="rId37" o:title=""/>
          </v:shape>
          <o:OLEObject Type="Embed" ProgID="Visio.Drawing.15" ShapeID="_x0000_i1035" DrawAspect="Content" ObjectID="_1556026409" r:id="rId38"/>
        </w:object>
      </w:r>
    </w:p>
    <w:p w:rsidR="00021515" w:rsidRDefault="00126F73">
      <w:pPr>
        <w:ind w:firstLineChars="200" w:firstLine="480"/>
        <w:jc w:val="center"/>
        <w:pPrChange w:id="406" w:author="zg" w:date="2017-05-08T13:43:00Z">
          <w:pPr>
            <w:ind w:firstLineChars="200" w:firstLine="480"/>
          </w:pPr>
        </w:pPrChange>
      </w:pPr>
      <w:ins w:id="407" w:author="zg" w:date="2017-05-08T13:43:00Z">
        <w:r>
          <w:rPr>
            <w:rFonts w:hint="eastAsia"/>
          </w:rPr>
          <w:t>图十五</w:t>
        </w:r>
      </w:ins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FC06303" wp14:editId="12A36CC5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22906CA7" wp14:editId="19A50728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408" w:name="_Toc482284107"/>
      <w:r>
        <w:rPr>
          <w:rFonts w:hint="eastAsia"/>
        </w:rPr>
        <w:t>存在的风险和问题</w:t>
      </w:r>
      <w:bookmarkEnd w:id="408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93B" w:rsidRDefault="0095093B" w:rsidP="00124A66">
      <w:r>
        <w:separator/>
      </w:r>
    </w:p>
  </w:endnote>
  <w:endnote w:type="continuationSeparator" w:id="0">
    <w:p w:rsidR="0095093B" w:rsidRDefault="0095093B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93B" w:rsidRDefault="0095093B" w:rsidP="00124A66">
      <w:r>
        <w:separator/>
      </w:r>
    </w:p>
  </w:footnote>
  <w:footnote w:type="continuationSeparator" w:id="0">
    <w:p w:rsidR="0095093B" w:rsidRDefault="0095093B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CB0"/>
    <w:multiLevelType w:val="hybridMultilevel"/>
    <w:tmpl w:val="A3C41BBE"/>
    <w:lvl w:ilvl="0" w:tplc="26CE0BE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5A093D"/>
    <w:multiLevelType w:val="multilevel"/>
    <w:tmpl w:val="085A093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2F3DC2"/>
    <w:multiLevelType w:val="hybridMultilevel"/>
    <w:tmpl w:val="4E28CCE6"/>
    <w:lvl w:ilvl="0" w:tplc="367C9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4F47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92134AC"/>
    <w:multiLevelType w:val="multilevel"/>
    <w:tmpl w:val="B1160A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4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5913D170"/>
    <w:multiLevelType w:val="singleLevel"/>
    <w:tmpl w:val="5913D170"/>
    <w:lvl w:ilvl="0">
      <w:start w:val="1"/>
      <w:numFmt w:val="decimal"/>
      <w:suff w:val="nothing"/>
      <w:lvlText w:val="%1、"/>
      <w:lvlJc w:val="left"/>
    </w:lvl>
  </w:abstractNum>
  <w:abstractNum w:abstractNumId="27" w15:restartNumberingAfterBreak="0">
    <w:nsid w:val="59C52222"/>
    <w:multiLevelType w:val="hybridMultilevel"/>
    <w:tmpl w:val="84BE0F26"/>
    <w:lvl w:ilvl="0" w:tplc="514A1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B54035"/>
    <w:multiLevelType w:val="hybridMultilevel"/>
    <w:tmpl w:val="EE32A16A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30"/>
  </w:num>
  <w:num w:numId="6">
    <w:abstractNumId w:val="16"/>
  </w:num>
  <w:num w:numId="7">
    <w:abstractNumId w:val="22"/>
  </w:num>
  <w:num w:numId="8">
    <w:abstractNumId w:val="7"/>
  </w:num>
  <w:num w:numId="9">
    <w:abstractNumId w:val="34"/>
  </w:num>
  <w:num w:numId="10">
    <w:abstractNumId w:val="21"/>
  </w:num>
  <w:num w:numId="11">
    <w:abstractNumId w:val="19"/>
  </w:num>
  <w:num w:numId="12">
    <w:abstractNumId w:val="6"/>
  </w:num>
  <w:num w:numId="13">
    <w:abstractNumId w:val="9"/>
  </w:num>
  <w:num w:numId="14">
    <w:abstractNumId w:val="12"/>
  </w:num>
  <w:num w:numId="15">
    <w:abstractNumId w:val="20"/>
  </w:num>
  <w:num w:numId="16">
    <w:abstractNumId w:val="32"/>
  </w:num>
  <w:num w:numId="17">
    <w:abstractNumId w:val="25"/>
  </w:num>
  <w:num w:numId="18">
    <w:abstractNumId w:val="10"/>
  </w:num>
  <w:num w:numId="19">
    <w:abstractNumId w:val="17"/>
  </w:num>
  <w:num w:numId="20">
    <w:abstractNumId w:val="4"/>
  </w:num>
  <w:num w:numId="21">
    <w:abstractNumId w:val="8"/>
  </w:num>
  <w:num w:numId="22">
    <w:abstractNumId w:val="1"/>
  </w:num>
  <w:num w:numId="23">
    <w:abstractNumId w:val="11"/>
  </w:num>
  <w:num w:numId="24">
    <w:abstractNumId w:val="29"/>
  </w:num>
  <w:num w:numId="25">
    <w:abstractNumId w:val="13"/>
  </w:num>
  <w:num w:numId="26">
    <w:abstractNumId w:val="28"/>
  </w:num>
  <w:num w:numId="27">
    <w:abstractNumId w:val="33"/>
  </w:num>
  <w:num w:numId="28">
    <w:abstractNumId w:val="14"/>
  </w:num>
  <w:num w:numId="29">
    <w:abstractNumId w:val="0"/>
  </w:num>
  <w:num w:numId="30">
    <w:abstractNumId w:val="27"/>
  </w:num>
  <w:num w:numId="31">
    <w:abstractNumId w:val="26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31"/>
  </w:num>
  <w:num w:numId="35">
    <w:abstractNumId w:val="18"/>
  </w:num>
  <w:num w:numId="3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3785"/>
    <w:rsid w:val="0000719D"/>
    <w:rsid w:val="000208D1"/>
    <w:rsid w:val="00021515"/>
    <w:rsid w:val="00043059"/>
    <w:rsid w:val="00043B69"/>
    <w:rsid w:val="000544E9"/>
    <w:rsid w:val="00061C0E"/>
    <w:rsid w:val="00062069"/>
    <w:rsid w:val="0006263F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B5C93"/>
    <w:rsid w:val="000C64B2"/>
    <w:rsid w:val="000D1776"/>
    <w:rsid w:val="000D17FB"/>
    <w:rsid w:val="000E0831"/>
    <w:rsid w:val="001014B9"/>
    <w:rsid w:val="00101553"/>
    <w:rsid w:val="001025EE"/>
    <w:rsid w:val="00104421"/>
    <w:rsid w:val="0010720D"/>
    <w:rsid w:val="001166C9"/>
    <w:rsid w:val="00124A66"/>
    <w:rsid w:val="00126F73"/>
    <w:rsid w:val="00142398"/>
    <w:rsid w:val="00146C43"/>
    <w:rsid w:val="00146CA5"/>
    <w:rsid w:val="00153055"/>
    <w:rsid w:val="00160EEF"/>
    <w:rsid w:val="00171337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178EC"/>
    <w:rsid w:val="002219D9"/>
    <w:rsid w:val="002313E6"/>
    <w:rsid w:val="0023149E"/>
    <w:rsid w:val="00234045"/>
    <w:rsid w:val="00246834"/>
    <w:rsid w:val="00254DFE"/>
    <w:rsid w:val="00262CF2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C56DF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632EC"/>
    <w:rsid w:val="00370044"/>
    <w:rsid w:val="00371C55"/>
    <w:rsid w:val="00377689"/>
    <w:rsid w:val="00383DCA"/>
    <w:rsid w:val="003A3335"/>
    <w:rsid w:val="003D1E6D"/>
    <w:rsid w:val="003D7E9E"/>
    <w:rsid w:val="003E08B0"/>
    <w:rsid w:val="003E4A82"/>
    <w:rsid w:val="003F14AE"/>
    <w:rsid w:val="003F2433"/>
    <w:rsid w:val="003F30D7"/>
    <w:rsid w:val="00405A1A"/>
    <w:rsid w:val="00407794"/>
    <w:rsid w:val="00410857"/>
    <w:rsid w:val="00414230"/>
    <w:rsid w:val="0041546A"/>
    <w:rsid w:val="00421080"/>
    <w:rsid w:val="00460811"/>
    <w:rsid w:val="004648FD"/>
    <w:rsid w:val="00465BC3"/>
    <w:rsid w:val="004700F6"/>
    <w:rsid w:val="0048055A"/>
    <w:rsid w:val="00486D5F"/>
    <w:rsid w:val="00492683"/>
    <w:rsid w:val="004A18C8"/>
    <w:rsid w:val="004A4C88"/>
    <w:rsid w:val="004B2B50"/>
    <w:rsid w:val="004C5903"/>
    <w:rsid w:val="004D4717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290A"/>
    <w:rsid w:val="0060354A"/>
    <w:rsid w:val="00620229"/>
    <w:rsid w:val="00626923"/>
    <w:rsid w:val="006274D3"/>
    <w:rsid w:val="006277CD"/>
    <w:rsid w:val="00633D63"/>
    <w:rsid w:val="006418C1"/>
    <w:rsid w:val="006450C7"/>
    <w:rsid w:val="0064702A"/>
    <w:rsid w:val="00652EC6"/>
    <w:rsid w:val="00654F0E"/>
    <w:rsid w:val="006661E5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2D90"/>
    <w:rsid w:val="0070412A"/>
    <w:rsid w:val="00720684"/>
    <w:rsid w:val="0072318B"/>
    <w:rsid w:val="0072393F"/>
    <w:rsid w:val="00726FE9"/>
    <w:rsid w:val="00727B1A"/>
    <w:rsid w:val="00746B39"/>
    <w:rsid w:val="00747557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464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093B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4B94"/>
    <w:rsid w:val="009B7DE7"/>
    <w:rsid w:val="009D57EE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1B77"/>
    <w:rsid w:val="00AE2F61"/>
    <w:rsid w:val="00AE611A"/>
    <w:rsid w:val="00B03589"/>
    <w:rsid w:val="00B069B3"/>
    <w:rsid w:val="00B14647"/>
    <w:rsid w:val="00B251F9"/>
    <w:rsid w:val="00B448B5"/>
    <w:rsid w:val="00B45341"/>
    <w:rsid w:val="00B453F2"/>
    <w:rsid w:val="00B45775"/>
    <w:rsid w:val="00B473B9"/>
    <w:rsid w:val="00B501D6"/>
    <w:rsid w:val="00B63188"/>
    <w:rsid w:val="00B65344"/>
    <w:rsid w:val="00B67708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91DAA"/>
    <w:rsid w:val="00CA3C4B"/>
    <w:rsid w:val="00CC3F40"/>
    <w:rsid w:val="00CD040F"/>
    <w:rsid w:val="00CD21CB"/>
    <w:rsid w:val="00CD5977"/>
    <w:rsid w:val="00CE0CDE"/>
    <w:rsid w:val="00CE38D9"/>
    <w:rsid w:val="00CE3C02"/>
    <w:rsid w:val="00CF3A6E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43448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E6016"/>
    <w:rsid w:val="00EF48B5"/>
    <w:rsid w:val="00EF5773"/>
    <w:rsid w:val="00F44467"/>
    <w:rsid w:val="00F85119"/>
    <w:rsid w:val="00F9437D"/>
    <w:rsid w:val="00FA4CC3"/>
    <w:rsid w:val="00FB2135"/>
    <w:rsid w:val="00FC7B11"/>
    <w:rsid w:val="00FD059E"/>
    <w:rsid w:val="00FD3E70"/>
    <w:rsid w:val="00FD5245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F723B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91DA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uiPriority w:val="34"/>
    <w:rsid w:val="00AE2F61"/>
    <w:pPr>
      <w:widowControl/>
      <w:ind w:firstLine="420"/>
    </w:pPr>
    <w:rPr>
      <w:rFonts w:ascii="等线" w:eastAsia="等线" w:hAnsi="等线"/>
    </w:rPr>
  </w:style>
  <w:style w:type="character" w:customStyle="1" w:styleId="60">
    <w:name w:val="标题 6 字符"/>
    <w:basedOn w:val="a0"/>
    <w:link w:val="6"/>
    <w:uiPriority w:val="9"/>
    <w:rsid w:val="00C91DAA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21" Type="http://schemas.openxmlformats.org/officeDocument/2006/relationships/image" Target="media/image7.emf"/><Relationship Id="rId34" Type="http://schemas.openxmlformats.org/officeDocument/2006/relationships/image" Target="media/image16.emf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://artistwork.pek3a.qingstor.com/filecrc/ZP28002029020.jpg_3201509575" TargetMode="External"/><Relationship Id="rId29" Type="http://schemas.openxmlformats.org/officeDocument/2006/relationships/image" Target="media/image12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jpg"/><Relationship Id="rId37" Type="http://schemas.openxmlformats.org/officeDocument/2006/relationships/image" Target="media/image18.emf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8.vsdx"/><Relationship Id="rId36" Type="http://schemas.openxmlformats.org/officeDocument/2006/relationships/image" Target="media/image17.jpe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9.vsdx"/><Relationship Id="rId35" Type="http://schemas.openxmlformats.org/officeDocument/2006/relationships/package" Target="embeddings/Microsoft_Visio___10.vsdx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png"/><Relationship Id="rId33" Type="http://schemas.openxmlformats.org/officeDocument/2006/relationships/image" Target="media/image15.jpg"/><Relationship Id="rId38" Type="http://schemas.openxmlformats.org/officeDocument/2006/relationships/package" Target="embeddings/Microsoft_Visio___11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3ABD7-133A-4D0F-8B6B-0A0BC7FEA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4202</TotalTime>
  <Pages>34</Pages>
  <Words>1704</Words>
  <Characters>9713</Characters>
  <Application>Microsoft Office Word</Application>
  <DocSecurity>0</DocSecurity>
  <Lines>80</Lines>
  <Paragraphs>22</Paragraphs>
  <ScaleCrop>false</ScaleCrop>
  <Company/>
  <LinksUpToDate>false</LinksUpToDate>
  <CharactersWithSpaces>11395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305</cp:revision>
  <dcterms:created xsi:type="dcterms:W3CDTF">2017-04-09T15:03:00Z</dcterms:created>
  <dcterms:modified xsi:type="dcterms:W3CDTF">2017-05-11T08:42:00Z</dcterms:modified>
</cp:coreProperties>
</file>