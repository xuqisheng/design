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0" w:name="_Toc479754534"/>
      <w:r>
        <w:rPr>
          <w:rFonts w:hint="eastAsia"/>
        </w:rPr>
        <w:t>系统架构说明书</w:t>
      </w:r>
      <w:bookmarkEnd w:id="0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CE38D9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754534" w:history="1">
            <w:r w:rsidR="00CE38D9" w:rsidRPr="00EB1BC1">
              <w:rPr>
                <w:rStyle w:val="a6"/>
                <w:noProof/>
              </w:rPr>
              <w:t>系统架构说明书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_Toc479754534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1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35" w:history="1">
            <w:r w:rsidR="00CE38D9" w:rsidRPr="00EB1BC1">
              <w:rPr>
                <w:rStyle w:val="a6"/>
                <w:noProof/>
              </w:rPr>
              <w:t>前言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_Toc479754535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3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36" w:history="1">
            <w:r w:rsidR="00CE38D9" w:rsidRPr="00EB1BC1">
              <w:rPr>
                <w:rStyle w:val="a6"/>
                <w:noProof/>
              </w:rPr>
              <w:t>当前系统总体架构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_Toc479754536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3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37" w:history="1">
            <w:r w:rsidR="00CE38D9" w:rsidRPr="00EB1BC1">
              <w:rPr>
                <w:rStyle w:val="a6"/>
                <w:noProof/>
              </w:rPr>
              <w:t>系统设计的不足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_Toc479754537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4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38" w:history="1">
            <w:r w:rsidR="00CE38D9" w:rsidRPr="00EB1BC1">
              <w:rPr>
                <w:rStyle w:val="a6"/>
                <w:noProof/>
              </w:rPr>
              <w:t>系统运行时的一些问题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_Toc479754538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5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39" w:history="1">
            <w:r w:rsidR="00CE38D9" w:rsidRPr="00EB1BC1">
              <w:rPr>
                <w:rStyle w:val="a6"/>
                <w:noProof/>
              </w:rPr>
              <w:t>重新设计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_Toc479754539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5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40" w:history="1">
            <w:r w:rsidR="00CE38D9" w:rsidRPr="00EB1BC1">
              <w:rPr>
                <w:rStyle w:val="a6"/>
                <w:noProof/>
              </w:rPr>
              <w:t>总体架构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_Toc479754540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6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41" w:history="1">
            <w:r w:rsidR="00CE38D9" w:rsidRPr="00EB1BC1">
              <w:rPr>
                <w:rStyle w:val="a6"/>
                <w:noProof/>
              </w:rPr>
              <w:t>API网关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_Toc479754541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6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42" w:history="1">
            <w:r w:rsidR="00CE38D9" w:rsidRPr="00EB1BC1">
              <w:rPr>
                <w:rStyle w:val="a6"/>
                <w:noProof/>
              </w:rPr>
              <w:t>服务注册和发现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_Toc479754542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8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43" w:history="1">
            <w:r w:rsidR="00CE38D9" w:rsidRPr="00EB1BC1">
              <w:rPr>
                <w:rStyle w:val="a6"/>
                <w:noProof/>
              </w:rPr>
              <w:t>熔断器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_Toc479754543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9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44" w:history="1">
            <w:r w:rsidR="00CE38D9" w:rsidRPr="00EB1BC1">
              <w:rPr>
                <w:rStyle w:val="a6"/>
                <w:noProof/>
              </w:rPr>
              <w:t>日志收集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_Toc479754544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10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45" w:history="1">
            <w:r w:rsidR="00CE38D9" w:rsidRPr="00EB1BC1">
              <w:rPr>
                <w:rStyle w:val="a6"/>
                <w:noProof/>
              </w:rPr>
              <w:t>缓存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_Toc479754545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10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46" w:history="1">
            <w:r w:rsidR="00CE38D9" w:rsidRPr="00EB1BC1">
              <w:rPr>
                <w:rStyle w:val="a6"/>
                <w:noProof/>
              </w:rPr>
              <w:t>消息中间件（MQ）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_Toc479754546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10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47" w:history="1">
            <w:r w:rsidR="00CE38D9" w:rsidRPr="00EB1BC1">
              <w:rPr>
                <w:rStyle w:val="a6"/>
                <w:noProof/>
              </w:rPr>
              <w:t>服务组件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_Toc479754547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11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CE38D9" w:rsidRDefault="0017504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9754548" w:history="1">
            <w:r w:rsidR="00CE38D9" w:rsidRPr="00EB1BC1">
              <w:rPr>
                <w:rStyle w:val="a6"/>
                <w:noProof/>
              </w:rPr>
              <w:t>存在的风险</w:t>
            </w:r>
            <w:r w:rsidR="00CE38D9">
              <w:rPr>
                <w:noProof/>
                <w:webHidden/>
              </w:rPr>
              <w:tab/>
            </w:r>
            <w:r w:rsidR="00CE38D9">
              <w:rPr>
                <w:noProof/>
                <w:webHidden/>
              </w:rPr>
              <w:fldChar w:fldCharType="begin"/>
            </w:r>
            <w:r w:rsidR="00CE38D9">
              <w:rPr>
                <w:noProof/>
                <w:webHidden/>
              </w:rPr>
              <w:instrText xml:space="preserve"> PAGEREF _Toc479754548 \h </w:instrText>
            </w:r>
            <w:r w:rsidR="00CE38D9">
              <w:rPr>
                <w:noProof/>
                <w:webHidden/>
              </w:rPr>
            </w:r>
            <w:r w:rsidR="00CE38D9">
              <w:rPr>
                <w:noProof/>
                <w:webHidden/>
              </w:rPr>
              <w:fldChar w:fldCharType="separate"/>
            </w:r>
            <w:r w:rsidR="00CE38D9">
              <w:rPr>
                <w:noProof/>
                <w:webHidden/>
              </w:rPr>
              <w:t>12</w:t>
            </w:r>
            <w:r w:rsidR="00CE38D9"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ins w:id="1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3520D8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3520D8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6274D3" w:rsidP="003520D8">
            <w:pPr>
              <w:rPr>
                <w:rFonts w:ascii="宋体"/>
                <w:color w:val="000000"/>
              </w:rPr>
            </w:pPr>
          </w:p>
        </w:tc>
        <w:tc>
          <w:tcPr>
            <w:tcW w:w="893" w:type="dxa"/>
          </w:tcPr>
          <w:p w:rsidR="006274D3" w:rsidRDefault="006274D3" w:rsidP="003520D8">
            <w:pPr>
              <w:rPr>
                <w:rFonts w:ascii="宋体"/>
                <w:color w:val="000000"/>
              </w:rPr>
            </w:pP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3520D8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3520D8">
            <w:pPr>
              <w:rPr>
                <w:rFonts w:ascii="宋体"/>
                <w:color w:val="000000"/>
              </w:rPr>
            </w:pPr>
          </w:p>
        </w:tc>
        <w:tc>
          <w:tcPr>
            <w:tcW w:w="1057" w:type="dxa"/>
          </w:tcPr>
          <w:p w:rsidR="006274D3" w:rsidRDefault="006274D3" w:rsidP="003520D8">
            <w:pPr>
              <w:ind w:left="82" w:hangingChars="34" w:hanging="82"/>
              <w:rPr>
                <w:rFonts w:ascii="宋体"/>
                <w:color w:val="000000"/>
              </w:rPr>
            </w:pPr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2" w:name="_Toc479754535"/>
      <w:r>
        <w:rPr>
          <w:rFonts w:hint="eastAsia"/>
        </w:rPr>
        <w:lastRenderedPageBreak/>
        <w:t>前言</w:t>
      </w:r>
      <w:bookmarkEnd w:id="2"/>
    </w:p>
    <w:p w:rsidR="00A86DC0" w:rsidRDefault="00307E72" w:rsidP="00A86DC0">
      <w:r>
        <w:rPr>
          <w:rFonts w:hint="eastAsia"/>
        </w:rPr>
        <w:t>当前电商系统测试运行已有一段时间，出现了一些不稳定和性能上的问题，需要对系统进行分析，找出原因，进行优化和改进。</w:t>
      </w:r>
    </w:p>
    <w:p w:rsidR="000C64B2" w:rsidRDefault="002D1DF6" w:rsidP="00A86DC0">
      <w:pPr>
        <w:pStyle w:val="1"/>
      </w:pPr>
      <w:bookmarkStart w:id="3" w:name="_Toc479754536"/>
      <w:r>
        <w:rPr>
          <w:rFonts w:hint="eastAsia"/>
        </w:rPr>
        <w:t>当前系统总体架构</w:t>
      </w:r>
      <w:bookmarkEnd w:id="3"/>
    </w:p>
    <w:p w:rsidR="00CD21CB" w:rsidRPr="00CD21CB" w:rsidRDefault="00CD21CB" w:rsidP="00CD21CB">
      <w:r>
        <w:rPr>
          <w:rFonts w:hint="eastAsia"/>
        </w:rPr>
        <w:t>采用Spring</w:t>
      </w:r>
      <w:r>
        <w:t xml:space="preserve"> </w:t>
      </w:r>
      <w:r>
        <w:rPr>
          <w:rFonts w:hint="eastAsia"/>
        </w:rPr>
        <w:t>Cloud微服务框架</w:t>
      </w:r>
      <w:r w:rsidR="00DA558A">
        <w:rPr>
          <w:rFonts w:hint="eastAsia"/>
        </w:rPr>
        <w:t>进行开发</w:t>
      </w:r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r>
        <w:object w:dxaOrig="11460" w:dyaOrig="14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25pt" o:ole="">
            <v:imagedata r:id="rId8" o:title=""/>
          </v:shape>
          <o:OLEObject Type="Embed" ProgID="Visio.Drawing.15" ShapeID="_x0000_i1025" DrawAspect="Content" ObjectID="_1553496996" r:id="rId9"/>
        </w:object>
      </w:r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4" w:name="_Toc479754537"/>
      <w:r>
        <w:rPr>
          <w:rFonts w:hint="eastAsia"/>
          <w:kern w:val="2"/>
        </w:rPr>
        <w:t>系统设计的不足</w:t>
      </w:r>
      <w:bookmarkEnd w:id="4"/>
    </w:p>
    <w:p w:rsidR="00146C43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 w:rsidRPr="003340FE">
        <w:rPr>
          <w:rFonts w:hint="eastAsia"/>
        </w:rPr>
        <w:t>API网关</w:t>
      </w:r>
      <w:r>
        <w:rPr>
          <w:rFonts w:hint="eastAsia"/>
        </w:rPr>
        <w:t>没有负载均衡。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lastRenderedPageBreak/>
        <w:t>J</w:t>
      </w:r>
      <w:r>
        <w:rPr>
          <w:rFonts w:hint="eastAsia"/>
        </w:rPr>
        <w:t>ava微服务没有熔断措施。</w:t>
      </w:r>
    </w:p>
    <w:p w:rsidR="001F7160" w:rsidRPr="00146C43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</w:t>
      </w:r>
      <w:r w:rsidR="001F7160" w:rsidRPr="001F7160">
        <w:rPr>
          <w:rFonts w:hint="eastAsia"/>
        </w:rPr>
        <w:t>分布式事物</w:t>
      </w:r>
      <w:r>
        <w:rPr>
          <w:rFonts w:hint="eastAsia"/>
        </w:rPr>
        <w:t>没有做处理</w:t>
      </w:r>
      <w:r w:rsidR="00146C43">
        <w:rPr>
          <w:rFonts w:hint="eastAsia"/>
        </w:rPr>
        <w:t>。</w:t>
      </w:r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5" w:name="_Toc479754538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5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汇聚层采用PHP开发与Java服务端的</w:t>
      </w:r>
      <w:r w:rsidR="001025EE">
        <w:rPr>
          <w:rFonts w:hint="eastAsia"/>
        </w:rPr>
        <w:t>沟通不够方便</w:t>
      </w:r>
      <w:r>
        <w:rPr>
          <w:rFonts w:hint="eastAsia"/>
        </w:rPr>
        <w:t>，同时日志收集也不统一。</w:t>
      </w:r>
    </w:p>
    <w:p w:rsidR="00DE49AB" w:rsidRDefault="002F4BD5" w:rsidP="000368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Pr="002F4BD5" w:rsidRDefault="00AD7FC4" w:rsidP="000368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6C2F77" w:rsidRDefault="009B31FC" w:rsidP="006C2F77">
      <w:pPr>
        <w:pStyle w:val="1"/>
      </w:pPr>
      <w:bookmarkStart w:id="6" w:name="_Toc479754539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6"/>
    </w:p>
    <w:p w:rsidR="00B501D6" w:rsidRPr="00B501D6" w:rsidRDefault="002F4BD5" w:rsidP="00B501D6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Cloud是比较适合的一个框架。为了解决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</w:p>
    <w:p w:rsidR="001F7160" w:rsidRDefault="006C2F77" w:rsidP="006C2F77">
      <w:pPr>
        <w:pStyle w:val="2"/>
      </w:pPr>
      <w:bookmarkStart w:id="7" w:name="_Toc479754540"/>
      <w:r>
        <w:rPr>
          <w:rFonts w:hint="eastAsia"/>
        </w:rPr>
        <w:lastRenderedPageBreak/>
        <w:t>总体架构</w:t>
      </w:r>
      <w:bookmarkEnd w:id="7"/>
    </w:p>
    <w:p w:rsidR="005915A0" w:rsidRDefault="00FD5245">
      <w:pPr>
        <w:jc w:val="center"/>
        <w:pPrChange w:id="8" w:author="zg" w:date="2017-04-12T09:42:00Z">
          <w:pPr/>
        </w:pPrChange>
      </w:pPr>
      <w:del w:id="9" w:author="zg" w:date="2017-04-11T17:20:00Z">
        <w:r w:rsidDel="005E30ED">
          <w:object w:dxaOrig="11551" w:dyaOrig="14745">
            <v:shape id="_x0000_i1026" type="#_x0000_t75" style="width:415.5pt;height:530.25pt" o:ole="">
              <v:imagedata r:id="rId10" o:title=""/>
            </v:shape>
            <o:OLEObject Type="Embed" ProgID="Visio.Drawing.15" ShapeID="_x0000_i1026" DrawAspect="Content" ObjectID="_1553496997" r:id="rId11"/>
          </w:object>
        </w:r>
      </w:del>
      <w:del w:id="10" w:author="zg" w:date="2017-04-12T09:42:00Z">
        <w:r w:rsidR="005E30ED" w:rsidDel="00A2588D">
          <w:fldChar w:fldCharType="begin"/>
        </w:r>
        <w:r w:rsidR="005E30ED" w:rsidDel="00A2588D">
          <w:fldChar w:fldCharType="end"/>
        </w:r>
      </w:del>
      <w:ins w:id="11" w:author="zg" w:date="2017-04-12T09:42:00Z">
        <w:r w:rsidR="00A2588D">
          <w:object w:dxaOrig="11655" w:dyaOrig="14745">
            <v:shape id="_x0000_i1027" type="#_x0000_t75" style="width:414.75pt;height:525pt" o:ole="">
              <v:imagedata r:id="rId12" o:title=""/>
            </v:shape>
            <o:OLEObject Type="Embed" ProgID="Visio.Drawing.15" ShapeID="_x0000_i1027" DrawAspect="Content" ObjectID="_1553496998" r:id="rId13"/>
          </w:object>
        </w:r>
      </w:ins>
    </w:p>
    <w:p w:rsidR="00B501D6" w:rsidRDefault="00B501D6" w:rsidP="00B501D6">
      <w:pPr>
        <w:jc w:val="center"/>
      </w:pPr>
      <w:r>
        <w:rPr>
          <w:rFonts w:hint="eastAsia"/>
        </w:rPr>
        <w:t>图二</w:t>
      </w:r>
    </w:p>
    <w:p w:rsidR="00B501D6" w:rsidRDefault="00FA4CC3" w:rsidP="00B501D6">
      <w:pPr>
        <w:pStyle w:val="2"/>
      </w:pPr>
      <w:bookmarkStart w:id="12" w:name="_Toc479754541"/>
      <w:r>
        <w:rPr>
          <w:rFonts w:hint="eastAsia"/>
        </w:rPr>
        <w:t>API</w:t>
      </w:r>
      <w:r>
        <w:rPr>
          <w:rFonts w:hint="eastAsia"/>
        </w:rPr>
        <w:t>网关</w:t>
      </w:r>
      <w:bookmarkEnd w:id="12"/>
    </w:p>
    <w:p w:rsidR="001B56E2" w:rsidRDefault="006A3F23" w:rsidP="006A3F23">
      <w:r>
        <w:t>API网关是一个服务器，是系统的唯一入口。API网关封装了系统内部架构，为</w:t>
      </w:r>
      <w:r>
        <w:lastRenderedPageBreak/>
        <w:t>每个客户端提供一个定制的API</w:t>
      </w:r>
      <w:r w:rsidR="00681E93">
        <w:t>。它可能还具有其它职责，如身份验证、监控、负载均衡、缓存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负责服务请求路由、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2B745A" w:rsidP="001B56E2">
      <w:pPr>
        <w:pStyle w:val="a3"/>
        <w:numPr>
          <w:ilvl w:val="0"/>
          <w:numId w:val="6"/>
        </w:numPr>
        <w:ind w:firstLineChars="0"/>
        <w:rPr>
          <w:ins w:id="13" w:author="zg" w:date="2017-04-12T09:54:00Z"/>
        </w:rPr>
      </w:pPr>
      <w:ins w:id="14" w:author="zg" w:date="2017-04-12T09:39:00Z">
        <w:r>
          <w:rPr>
            <w:rFonts w:hint="eastAsia"/>
          </w:rPr>
          <w:t>采用</w:t>
        </w:r>
      </w:ins>
      <w:ins w:id="15" w:author="zg" w:date="2017-04-12T09:40:00Z">
        <w:r w:rsidR="006D0E94">
          <w:rPr>
            <w:rFonts w:hint="eastAsia"/>
          </w:rPr>
          <w:t>nginx</w:t>
        </w:r>
      </w:ins>
      <w:ins w:id="16" w:author="zg" w:date="2017-04-12T09:42:00Z">
        <w:r w:rsidR="005963B2">
          <w:rPr>
            <w:rFonts w:hint="eastAsia"/>
          </w:rPr>
          <w:t>访问API网关</w:t>
        </w:r>
      </w:ins>
      <w:ins w:id="17" w:author="zg" w:date="2017-04-12T09:53:00Z">
        <w:r w:rsidR="00246834">
          <w:rPr>
            <w:rFonts w:hint="eastAsia"/>
          </w:rPr>
          <w:t>，API网关部署多个做集群，</w:t>
        </w:r>
      </w:ins>
      <w:ins w:id="18" w:author="zg" w:date="2017-04-12T09:54:00Z">
        <w:r w:rsidR="00246834">
          <w:rPr>
            <w:rFonts w:hint="eastAsia"/>
          </w:rPr>
          <w:t>防止单点故障</w:t>
        </w:r>
      </w:ins>
      <w:ins w:id="19" w:author="zg" w:date="2017-04-12T09:42:00Z">
        <w:r w:rsidR="005963B2">
          <w:rPr>
            <w:rFonts w:hint="eastAsia"/>
          </w:rPr>
          <w:t>。</w:t>
        </w:r>
      </w:ins>
    </w:p>
    <w:p w:rsidR="00246834" w:rsidRDefault="00246834" w:rsidP="001B56E2">
      <w:pPr>
        <w:pStyle w:val="a3"/>
        <w:numPr>
          <w:ilvl w:val="0"/>
          <w:numId w:val="6"/>
        </w:numPr>
        <w:ind w:firstLineChars="0"/>
        <w:rPr>
          <w:ins w:id="20" w:author="zg" w:date="2017-04-12T09:55:00Z"/>
        </w:rPr>
      </w:pPr>
      <w:ins w:id="21" w:author="zg" w:date="2017-04-12T09:54:00Z">
        <w:r>
          <w:rPr>
            <w:rFonts w:hint="eastAsia"/>
          </w:rPr>
          <w:t>API网关在微服务</w:t>
        </w:r>
      </w:ins>
      <w:ins w:id="22" w:author="zg" w:date="2017-04-12T09:55:00Z">
        <w:r>
          <w:rPr>
            <w:rFonts w:hint="eastAsia"/>
          </w:rPr>
          <w:t>架构中的位置：</w:t>
        </w:r>
      </w:ins>
    </w:p>
    <w:p w:rsidR="00246834" w:rsidRDefault="00246834">
      <w:pPr>
        <w:pStyle w:val="a3"/>
        <w:ind w:left="420" w:firstLineChars="0" w:firstLine="0"/>
        <w:jc w:val="center"/>
        <w:rPr>
          <w:ins w:id="23" w:author="zg" w:date="2017-04-12T09:55:00Z"/>
        </w:rPr>
        <w:pPrChange w:id="24" w:author="zg" w:date="2017-04-12T09:55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25" w:author="zg" w:date="2017-04-12T09:55:00Z">
        <w:r>
          <w:object w:dxaOrig="9135" w:dyaOrig="7335">
            <v:shape id="_x0000_i1028" type="#_x0000_t75" style="width:415.5pt;height:333.75pt" o:ole="">
              <v:imagedata r:id="rId14" o:title=""/>
            </v:shape>
            <o:OLEObject Type="Embed" ProgID="Visio.Drawing.15" ShapeID="_x0000_i1028" DrawAspect="Content" ObjectID="_1553496999" r:id="rId15"/>
          </w:object>
        </w:r>
      </w:ins>
    </w:p>
    <w:p w:rsidR="00246834" w:rsidRDefault="00246834">
      <w:pPr>
        <w:pStyle w:val="a3"/>
        <w:ind w:left="420" w:firstLineChars="0" w:firstLine="0"/>
        <w:jc w:val="center"/>
        <w:rPr>
          <w:ins w:id="26" w:author="zg" w:date="2017-04-12T09:39:00Z"/>
        </w:rPr>
        <w:pPrChange w:id="27" w:author="zg" w:date="2017-04-12T09:55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28" w:author="zg" w:date="2017-04-12T09:55:00Z">
        <w:r>
          <w:rPr>
            <w:rFonts w:hint="eastAsia"/>
          </w:rPr>
          <w:t>图三</w:t>
        </w:r>
      </w:ins>
    </w:p>
    <w:p w:rsidR="006A3F23" w:rsidRDefault="00681E93" w:rsidP="001B56E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API网关采用Spring Cloud</w:t>
      </w:r>
      <w:r>
        <w:t xml:space="preserve"> Netflix</w:t>
      </w:r>
      <w:r>
        <w:rPr>
          <w:rFonts w:hint="eastAsia"/>
        </w:rPr>
        <w:t>的</w:t>
      </w:r>
      <w:r>
        <w:t>Zuul</w:t>
      </w:r>
      <w:r>
        <w:rPr>
          <w:rFonts w:hint="eastAsia"/>
        </w:rPr>
        <w:t>组件实现</w:t>
      </w:r>
      <w:r>
        <w:t>负载均衡</w:t>
      </w:r>
      <w:r>
        <w:rPr>
          <w:rFonts w:hint="eastAsia"/>
        </w:rPr>
        <w:t>和路由功能</w:t>
      </w:r>
      <w:r w:rsidR="007759D0">
        <w:rPr>
          <w:rFonts w:hint="eastAsia"/>
        </w:rPr>
        <w:t>。如图：</w:t>
      </w:r>
    </w:p>
    <w:p w:rsidR="007759D0" w:rsidRDefault="0000052B" w:rsidP="007759D0">
      <w:pPr>
        <w:jc w:val="center"/>
      </w:pPr>
      <w:r>
        <w:rPr>
          <w:noProof/>
        </w:rPr>
        <w:lastRenderedPageBreak/>
        <w:drawing>
          <wp:inline distT="0" distB="0" distL="0" distR="0" wp14:anchorId="1B355FF4" wp14:editId="69AEE16A">
            <wp:extent cx="4305300" cy="5248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uu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D0" w:rsidRDefault="007759D0" w:rsidP="007759D0">
      <w:pPr>
        <w:jc w:val="center"/>
      </w:pPr>
      <w:r>
        <w:rPr>
          <w:rFonts w:hint="eastAsia"/>
        </w:rPr>
        <w:t>图</w:t>
      </w:r>
      <w:ins w:id="29" w:author="zg" w:date="2017-04-12T09:55:00Z">
        <w:r w:rsidR="00246834">
          <w:rPr>
            <w:rFonts w:hint="eastAsia"/>
          </w:rPr>
          <w:t>四</w:t>
        </w:r>
      </w:ins>
      <w:del w:id="30" w:author="zg" w:date="2017-04-12T09:55:00Z">
        <w:r w:rsidDel="00246834">
          <w:rPr>
            <w:rFonts w:hint="eastAsia"/>
          </w:rPr>
          <w:delText>三</w:delText>
        </w:r>
      </w:del>
    </w:p>
    <w:p w:rsidR="007D72CC" w:rsidRDefault="001B56E2" w:rsidP="001B56E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采用</w:t>
      </w:r>
      <w:r w:rsidR="007D72CC">
        <w:rPr>
          <w:rFonts w:hint="eastAsia"/>
        </w:rPr>
        <w:t>soa开发的用户登录模块功能</w:t>
      </w:r>
      <w:r>
        <w:rPr>
          <w:rFonts w:hint="eastAsia"/>
        </w:rPr>
        <w:t>进行身份认证</w:t>
      </w:r>
      <w:r w:rsidR="00D23D06">
        <w:rPr>
          <w:rFonts w:hint="eastAsia"/>
        </w:rPr>
        <w:t>。</w:t>
      </w:r>
    </w:p>
    <w:p w:rsidR="001B56E2" w:rsidRDefault="001B56E2" w:rsidP="001B56E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采用Redis做缓存服务器</w:t>
      </w:r>
      <w:r w:rsidR="00D23D06">
        <w:rPr>
          <w:rFonts w:hint="eastAsia"/>
        </w:rPr>
        <w:t>。</w:t>
      </w:r>
    </w:p>
    <w:p w:rsidR="00D23D06" w:rsidRDefault="00D23D06" w:rsidP="00C636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汇聚层使用Java重新开发，作为API网关的一部分。</w:t>
      </w:r>
      <w:bookmarkStart w:id="31" w:name="_GoBack"/>
      <w:bookmarkEnd w:id="31"/>
    </w:p>
    <w:p w:rsidR="00124A66" w:rsidRDefault="00124A66" w:rsidP="00124A66">
      <w:pPr>
        <w:pStyle w:val="2"/>
      </w:pPr>
      <w:bookmarkStart w:id="32" w:name="_Toc479754542"/>
      <w:r>
        <w:t>服务注册和发现</w:t>
      </w:r>
      <w:bookmarkEnd w:id="32"/>
    </w:p>
    <w:p w:rsidR="00A24B7B" w:rsidRDefault="00124A66" w:rsidP="00124A66">
      <w:r>
        <w:rPr>
          <w:rFonts w:hint="eastAsia"/>
        </w:rPr>
        <w:t>当前系统采用</w:t>
      </w:r>
      <w:r>
        <w:t>Z</w:t>
      </w:r>
      <w:r>
        <w:rPr>
          <w:rFonts w:hint="eastAsia"/>
        </w:rPr>
        <w:t>ookeeper做服务发现，但是</w:t>
      </w:r>
      <w:r w:rsidRPr="00124A66">
        <w:t>ZooKeeper是按照CP原则构建的，也就是说它能保证每个节点的数据保持一致</w:t>
      </w:r>
      <w:r>
        <w:rPr>
          <w:rFonts w:hint="eastAsia"/>
        </w:rPr>
        <w:t>，而</w:t>
      </w:r>
      <w:r w:rsidRPr="00124A66">
        <w:t>一个Service</w:t>
      </w:r>
      <w:r>
        <w:t>发现服务应该从一开始就被设计成高可用的</w:t>
      </w:r>
      <w:r>
        <w:rPr>
          <w:rFonts w:hint="eastAsia"/>
        </w:rPr>
        <w:t>，所以它并不合适于做服务发现。</w:t>
      </w:r>
      <w:r>
        <w:t>Netflix Eureka</w:t>
      </w:r>
      <w:r>
        <w:rPr>
          <w:rFonts w:hint="eastAsia"/>
        </w:rPr>
        <w:lastRenderedPageBreak/>
        <w:t>是按照AP原则构建，</w:t>
      </w:r>
      <w:r w:rsidR="00B03589">
        <w:rPr>
          <w:rFonts w:hint="eastAsia"/>
        </w:rPr>
        <w:t>符合架构的</w:t>
      </w:r>
      <w:r w:rsidR="00A24B7B">
        <w:rPr>
          <w:rFonts w:hint="eastAsia"/>
        </w:rPr>
        <w:t>需要。</w:t>
      </w:r>
    </w:p>
    <w:p w:rsidR="00124A66" w:rsidRDefault="00B03589" w:rsidP="0076272C">
      <w:pPr>
        <w:pStyle w:val="a3"/>
        <w:numPr>
          <w:ilvl w:val="0"/>
          <w:numId w:val="8"/>
        </w:numPr>
        <w:ind w:firstLineChars="0"/>
      </w:pPr>
      <w:r>
        <w:t>Eureka通过运行多个实例，并进行互相注册的方式</w:t>
      </w:r>
      <w:r>
        <w:rPr>
          <w:rFonts w:hint="eastAsia"/>
        </w:rPr>
        <w:t>可以比较方便的</w:t>
      </w:r>
      <w:r>
        <w:t>实现高可用的部署</w:t>
      </w:r>
      <w:r>
        <w:rPr>
          <w:rFonts w:hint="eastAsia"/>
        </w:rPr>
        <w:t>。</w:t>
      </w:r>
      <w:r w:rsidR="00A24B7B">
        <w:rPr>
          <w:rFonts w:hint="eastAsia"/>
        </w:rPr>
        <w:t>如图：</w:t>
      </w:r>
    </w:p>
    <w:p w:rsidR="00A24B7B" w:rsidRDefault="00A24B7B" w:rsidP="00A24B7B">
      <w:pPr>
        <w:jc w:val="center"/>
      </w:pPr>
      <w:r>
        <w:object w:dxaOrig="7996" w:dyaOrig="2866">
          <v:shape id="_x0000_i1029" type="#_x0000_t75" style="width:399.75pt;height:143.25pt" o:ole="">
            <v:imagedata r:id="rId17" o:title=""/>
          </v:shape>
          <o:OLEObject Type="Embed" ProgID="Visio.Drawing.15" ShapeID="_x0000_i1029" DrawAspect="Content" ObjectID="_1553497000" r:id="rId18"/>
        </w:object>
      </w:r>
    </w:p>
    <w:p w:rsidR="00A24B7B" w:rsidRDefault="00A24B7B" w:rsidP="00A24B7B">
      <w:pPr>
        <w:jc w:val="center"/>
      </w:pPr>
      <w:r>
        <w:rPr>
          <w:rFonts w:hint="eastAsia"/>
        </w:rPr>
        <w:t>图</w:t>
      </w:r>
      <w:ins w:id="33" w:author="zg" w:date="2017-04-12T09:56:00Z">
        <w:r w:rsidR="00246834">
          <w:rPr>
            <w:rFonts w:hint="eastAsia"/>
          </w:rPr>
          <w:t>五</w:t>
        </w:r>
      </w:ins>
      <w:del w:id="34" w:author="zg" w:date="2017-04-12T09:55:00Z">
        <w:r w:rsidDel="00246834">
          <w:rPr>
            <w:rFonts w:hint="eastAsia"/>
          </w:rPr>
          <w:delText>四</w:delText>
        </w:r>
      </w:del>
    </w:p>
    <w:p w:rsidR="0076272C" w:rsidRDefault="0076272C" w:rsidP="0076272C">
      <w:pPr>
        <w:ind w:leftChars="100" w:left="240"/>
      </w:pPr>
      <w:r>
        <w:t>看到3个注册中心组成了集群，service服务通过Eureka1同步给了与之互相注册的Eureka2和Eureka3</w:t>
      </w:r>
      <w:r>
        <w:rPr>
          <w:rFonts w:hint="eastAsia"/>
        </w:rPr>
        <w:t>。</w:t>
      </w:r>
    </w:p>
    <w:p w:rsidR="0076272C" w:rsidRDefault="0076272C" w:rsidP="0076272C">
      <w:pPr>
        <w:pStyle w:val="a3"/>
        <w:numPr>
          <w:ilvl w:val="0"/>
          <w:numId w:val="8"/>
        </w:numPr>
        <w:ind w:firstLineChars="0"/>
      </w:pPr>
      <w:r>
        <w:t>Eureka</w:t>
      </w:r>
      <w:r>
        <w:rPr>
          <w:rFonts w:hint="eastAsia"/>
        </w:rPr>
        <w:t>提供了server端和client。</w:t>
      </w:r>
      <w:r>
        <w:t>client</w:t>
      </w:r>
      <w:r>
        <w:rPr>
          <w:rFonts w:hint="eastAsia"/>
        </w:rPr>
        <w:t>是服务提供者，server端提供服务注册和发现，并提供了查看界面。</w:t>
      </w:r>
    </w:p>
    <w:p w:rsidR="0076272C" w:rsidRDefault="0076272C" w:rsidP="0076272C">
      <w:pPr>
        <w:pStyle w:val="2"/>
      </w:pPr>
      <w:bookmarkStart w:id="35" w:name="_Toc479754543"/>
      <w:r>
        <w:rPr>
          <w:rFonts w:hint="eastAsia"/>
        </w:rPr>
        <w:t>熔断器</w:t>
      </w:r>
      <w:bookmarkEnd w:id="35"/>
    </w:p>
    <w:p w:rsidR="00786E0F" w:rsidRDefault="0076272C" w:rsidP="0076272C">
      <w:r w:rsidRPr="0076272C">
        <w:t>Hystrix</w:t>
      </w:r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Hystrix熔断器本质是一组状态机，是fast-fail设计思想的体现;</w:t>
      </w:r>
    </w:p>
    <w:p w:rsidR="0076272C" w:rsidRDefault="00362829" w:rsidP="00786E0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使用非常简单，在主类上加入</w:t>
      </w:r>
      <w:r w:rsidR="00786E0F" w:rsidRPr="00786E0F">
        <w:t>@EnableCircuitBreaker</w:t>
      </w:r>
      <w:r w:rsidR="00786E0F">
        <w:rPr>
          <w:rFonts w:hint="eastAsia"/>
        </w:rPr>
        <w:t>即开启断路器功能；</w:t>
      </w:r>
    </w:p>
    <w:p w:rsidR="00362829" w:rsidRDefault="00A85392" w:rsidP="00A85392">
      <w:pPr>
        <w:pStyle w:val="2"/>
      </w:pPr>
      <w:bookmarkStart w:id="36" w:name="_Toc479754544"/>
      <w:r>
        <w:rPr>
          <w:rFonts w:hint="eastAsia"/>
        </w:rPr>
        <w:lastRenderedPageBreak/>
        <w:t>日志收集</w:t>
      </w:r>
      <w:bookmarkEnd w:id="36"/>
    </w:p>
    <w:p w:rsidR="00E56818" w:rsidRDefault="00DD6CFF" w:rsidP="00E56818">
      <w:r>
        <w:rPr>
          <w:rFonts w:hint="eastAsia"/>
        </w:rPr>
        <w:t>采用</w:t>
      </w:r>
      <w:r w:rsidR="00E56818">
        <w:t xml:space="preserve">Spring Cloud </w:t>
      </w:r>
      <w:r w:rsidR="00E56818" w:rsidRPr="00E56818">
        <w:t>Sleuth</w:t>
      </w:r>
      <w:r>
        <w:rPr>
          <w:rFonts w:hint="eastAsia"/>
        </w:rPr>
        <w:t>做日志</w:t>
      </w:r>
      <w:r w:rsidR="00E56818" w:rsidRPr="00E56818">
        <w:t>是Spring Cloud的组成部分之一，为SpringCloud应用实现了一种分布式追踪解决方案，其兼容了Zipkin, HTrace和log-based追踪</w:t>
      </w:r>
      <w:r w:rsidR="00E56818">
        <w:rPr>
          <w:rFonts w:hint="eastAsia"/>
        </w:rPr>
        <w:t>。</w:t>
      </w:r>
      <w:r w:rsidR="009B7DE7" w:rsidRPr="00E56818">
        <w:t>Sleuth</w:t>
      </w:r>
      <w:r w:rsidR="009B7DE7">
        <w:rPr>
          <w:rFonts w:hint="eastAsia"/>
        </w:rPr>
        <w:t>兼容</w:t>
      </w:r>
      <w:r w:rsidR="009B7DE7" w:rsidRPr="00E56818">
        <w:t>log-based</w:t>
      </w:r>
      <w:r w:rsidR="009B7DE7">
        <w:rPr>
          <w:rFonts w:hint="eastAsia"/>
        </w:rPr>
        <w:t>（例如：ELK</w:t>
      </w:r>
      <w:r w:rsidR="009B7DE7">
        <w:t>）</w:t>
      </w:r>
      <w:r w:rsidR="009B7DE7">
        <w:rPr>
          <w:rFonts w:hint="eastAsia"/>
        </w:rPr>
        <w:t>还可以继续使用ELK做日志分析。</w:t>
      </w:r>
    </w:p>
    <w:p w:rsidR="00E56818" w:rsidRDefault="001A4756" w:rsidP="001A4756">
      <w:pPr>
        <w:pStyle w:val="2"/>
      </w:pPr>
      <w:bookmarkStart w:id="37" w:name="_Toc479754545"/>
      <w:r>
        <w:rPr>
          <w:rFonts w:hint="eastAsia"/>
        </w:rPr>
        <w:t>缓存</w:t>
      </w:r>
      <w:bookmarkEnd w:id="37"/>
    </w:p>
    <w:p w:rsidR="001A4756" w:rsidRDefault="001A4756" w:rsidP="001A4756">
      <w:r>
        <w:rPr>
          <w:rFonts w:hint="eastAsia"/>
        </w:rPr>
        <w:t>采用Redis作为缓存服务器，Redis有如下特性：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Redis支持数据的备份，即master-slave模式的数据备份。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B251F9" w:rsidRDefault="00B251F9" w:rsidP="00B251F9"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B251F9" w:rsidRDefault="00B251F9" w:rsidP="00B251F9">
      <w:pPr>
        <w:pStyle w:val="2"/>
      </w:pPr>
      <w:bookmarkStart w:id="38" w:name="_Toc479754546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38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  <w:rPr>
          <w:ins w:id="39" w:author="zg" w:date="2017-04-12T09:56:00Z"/>
        </w:rPr>
      </w:pPr>
      <w:r>
        <w:rPr>
          <w:noProof/>
        </w:rPr>
        <w:lastRenderedPageBreak/>
        <w:drawing>
          <wp:inline distT="0" distB="0" distL="0" distR="0" wp14:anchorId="750A8E2D" wp14:editId="30FD390D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34" w:rsidRDefault="00246834" w:rsidP="007572EB">
      <w:pPr>
        <w:jc w:val="center"/>
      </w:pPr>
      <w:ins w:id="40" w:author="zg" w:date="2017-04-12T09:56:00Z">
        <w:r>
          <w:rPr>
            <w:rFonts w:hint="eastAsia"/>
          </w:rPr>
          <w:t>图六</w:t>
        </w:r>
      </w:ins>
    </w:p>
    <w:p w:rsidR="007572EB" w:rsidRDefault="007572EB" w:rsidP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B251F9" w:rsidRDefault="00FC7B11" w:rsidP="00B251F9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数据可能重复。考虑在</w:t>
      </w:r>
      <w:r>
        <w:t>RabbitMQ</w:t>
      </w:r>
      <w:r>
        <w:rPr>
          <w:rFonts w:hint="eastAsia"/>
        </w:rPr>
        <w:t>和</w:t>
      </w:r>
      <w:r>
        <w:t>ActiveMQ</w:t>
      </w:r>
      <w:r>
        <w:rPr>
          <w:rFonts w:hint="eastAsia"/>
        </w:rPr>
        <w:t>中选择一种。</w:t>
      </w:r>
    </w:p>
    <w:p w:rsidR="008B238F" w:rsidRDefault="008B238F" w:rsidP="008B238F">
      <w:pPr>
        <w:pStyle w:val="2"/>
      </w:pPr>
      <w:bookmarkStart w:id="41" w:name="_Toc479754547"/>
      <w:r>
        <w:rPr>
          <w:rFonts w:hint="eastAsia"/>
        </w:rPr>
        <w:t>服务组件</w:t>
      </w:r>
      <w:bookmarkEnd w:id="41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8B238F" w:rsidRDefault="008B238F" w:rsidP="00D2603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Could框架下微服务间的调用是REST</w:t>
      </w:r>
      <w:r>
        <w:t xml:space="preserve"> </w:t>
      </w:r>
      <w:r>
        <w:rPr>
          <w:rFonts w:hint="eastAsia"/>
        </w:rPr>
        <w:t>API（通过一下设置，也可以改成RPC，目前还没有采用RPC调用必要）。</w:t>
      </w:r>
    </w:p>
    <w:p w:rsidR="00D26032" w:rsidDel="0082376D" w:rsidRDefault="00D26032" w:rsidP="00D26032">
      <w:pPr>
        <w:pStyle w:val="a3"/>
        <w:numPr>
          <w:ilvl w:val="0"/>
          <w:numId w:val="11"/>
        </w:numPr>
        <w:ind w:firstLineChars="0"/>
        <w:rPr>
          <w:del w:id="42" w:author="zg" w:date="2017-04-11T17:21:00Z"/>
        </w:rPr>
      </w:pPr>
      <w:del w:id="43" w:author="zg" w:date="2017-04-11T17:21:00Z">
        <w:r w:rsidDel="0082376D">
          <w:rPr>
            <w:rFonts w:hint="eastAsia"/>
          </w:rPr>
          <w:delText>服务间调用也通过API网关。如下图：</w:delText>
        </w:r>
      </w:del>
    </w:p>
    <w:p w:rsidR="00D26032" w:rsidDel="0082376D" w:rsidRDefault="00E74D8A" w:rsidP="00D26032">
      <w:pPr>
        <w:jc w:val="center"/>
        <w:rPr>
          <w:del w:id="44" w:author="zg" w:date="2017-04-11T17:21:00Z"/>
        </w:rPr>
      </w:pPr>
      <w:del w:id="45" w:author="zg" w:date="2017-04-11T17:21:00Z">
        <w:r w:rsidDel="0082376D">
          <w:object w:dxaOrig="7740" w:dyaOrig="7335">
            <v:shape id="_x0000_i1030" type="#_x0000_t75" style="width:387pt;height:366.75pt" o:ole="">
              <v:imagedata r:id="rId20" o:title=""/>
            </v:shape>
            <o:OLEObject Type="Embed" ProgID="Visio.Drawing.15" ShapeID="_x0000_i1030" DrawAspect="Content" ObjectID="_1553497001" r:id="rId21"/>
          </w:object>
        </w:r>
      </w:del>
    </w:p>
    <w:p w:rsidR="00D26032" w:rsidDel="0082376D" w:rsidRDefault="00D26032" w:rsidP="00D26032">
      <w:pPr>
        <w:jc w:val="center"/>
        <w:rPr>
          <w:del w:id="46" w:author="zg" w:date="2017-04-11T17:21:00Z"/>
        </w:rPr>
      </w:pPr>
      <w:del w:id="47" w:author="zg" w:date="2017-04-11T17:21:00Z">
        <w:r w:rsidDel="0082376D">
          <w:rPr>
            <w:rFonts w:hint="eastAsia"/>
          </w:rPr>
          <w:delText>图五</w:delText>
        </w:r>
      </w:del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9212F9" w:rsidRDefault="00766111" w:rsidP="009212F9">
      <w:pPr>
        <w:pStyle w:val="a3"/>
        <w:ind w:left="780" w:firstLineChars="0" w:firstLine="0"/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</w:p>
    <w:p w:rsidR="008E68D5" w:rsidRDefault="004648FD" w:rsidP="008E68D5">
      <w:pPr>
        <w:pStyle w:val="2"/>
      </w:pPr>
      <w:bookmarkStart w:id="48" w:name="_Toc479754548"/>
      <w:r>
        <w:rPr>
          <w:rFonts w:hint="eastAsia"/>
        </w:rPr>
        <w:t>存在的</w:t>
      </w:r>
      <w:r w:rsidR="00061C0E">
        <w:rPr>
          <w:rFonts w:hint="eastAsia"/>
        </w:rPr>
        <w:t>风险</w:t>
      </w:r>
      <w:bookmarkEnd w:id="48"/>
    </w:p>
    <w:p w:rsidR="008E68D5" w:rsidRDefault="008D1C43" w:rsidP="00CA3C4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API网关</w:t>
      </w:r>
      <w:r w:rsidR="00B069B3">
        <w:rPr>
          <w:rFonts w:hint="eastAsia"/>
        </w:rPr>
        <w:t>成为服务的唯一入口，稳定性和性能要求非常高，开发难度大。</w:t>
      </w:r>
    </w:p>
    <w:p w:rsidR="009212F9" w:rsidRDefault="009212F9" w:rsidP="00CA3C4B">
      <w:pPr>
        <w:pStyle w:val="a3"/>
        <w:numPr>
          <w:ilvl w:val="0"/>
          <w:numId w:val="15"/>
        </w:numPr>
        <w:ind w:firstLineChars="0"/>
      </w:pPr>
      <w:r w:rsidRPr="0076272C">
        <w:t>Hystrix</w:t>
      </w:r>
      <w:r>
        <w:rPr>
          <w:rFonts w:hint="eastAsia"/>
        </w:rPr>
        <w:t>虽然使用不难，但是熔断器的概念不容易理解，</w:t>
      </w:r>
      <w:r>
        <w:t>断路器何时打开和关闭断路,并在失败的情况下做什么</w:t>
      </w:r>
      <w:r>
        <w:rPr>
          <w:rFonts w:hint="eastAsia"/>
        </w:rPr>
        <w:t>，不好把握。</w:t>
      </w:r>
    </w:p>
    <w:p w:rsidR="00863324" w:rsidRDefault="009212F9" w:rsidP="00CA3C4B">
      <w:pPr>
        <w:pStyle w:val="a3"/>
        <w:numPr>
          <w:ilvl w:val="0"/>
          <w:numId w:val="15"/>
        </w:numPr>
        <w:ind w:firstLineChars="0"/>
      </w:pPr>
      <w:r w:rsidRPr="00E56818">
        <w:t>Sleuth</w:t>
      </w:r>
      <w:r w:rsidR="00863324">
        <w:rPr>
          <w:rFonts w:hint="eastAsia"/>
        </w:rPr>
        <w:t>日志跟踪</w:t>
      </w:r>
      <w:r>
        <w:rPr>
          <w:rFonts w:hint="eastAsia"/>
        </w:rPr>
        <w:t>后怎样有效的分析，还需要进一步研究。</w:t>
      </w:r>
    </w:p>
    <w:p w:rsidR="009212F9" w:rsidRDefault="009212F9" w:rsidP="00CA3C4B">
      <w:pPr>
        <w:pStyle w:val="a3"/>
        <w:numPr>
          <w:ilvl w:val="0"/>
          <w:numId w:val="15"/>
        </w:numPr>
        <w:ind w:firstLineChars="0"/>
        <w:rPr>
          <w:ins w:id="49" w:author="zg" w:date="2017-04-11T17:21:00Z"/>
        </w:rPr>
      </w:pPr>
      <w:r>
        <w:rPr>
          <w:rFonts w:hint="eastAsia"/>
        </w:rPr>
        <w:t>MQ异步操作开发比较麻烦。</w:t>
      </w:r>
    </w:p>
    <w:p w:rsidR="00AE611A" w:rsidRDefault="00AE611A" w:rsidP="00CA3C4B">
      <w:pPr>
        <w:pStyle w:val="a3"/>
        <w:numPr>
          <w:ilvl w:val="0"/>
          <w:numId w:val="15"/>
        </w:numPr>
        <w:ind w:firstLineChars="0"/>
        <w:rPr>
          <w:ins w:id="50" w:author="zg" w:date="2017-04-12T09:57:00Z"/>
        </w:rPr>
      </w:pPr>
      <w:ins w:id="51" w:author="zg" w:date="2017-04-11T17:22:00Z">
        <w:r>
          <w:rPr>
            <w:rFonts w:hint="eastAsia"/>
          </w:rPr>
          <w:t>SOA采用的是Zookeeper，</w:t>
        </w:r>
      </w:ins>
      <w:ins w:id="52" w:author="zg" w:date="2017-04-11T17:23:00Z">
        <w:r>
          <w:rPr>
            <w:rFonts w:hint="eastAsia"/>
          </w:rPr>
          <w:t>java组</w:t>
        </w:r>
      </w:ins>
      <w:ins w:id="53" w:author="zg" w:date="2017-04-11T17:21:00Z">
        <w:r>
          <w:rPr>
            <w:rFonts w:hint="eastAsia"/>
          </w:rPr>
          <w:t>换成</w:t>
        </w:r>
      </w:ins>
      <w:ins w:id="54" w:author="zg" w:date="2017-04-11T17:22:00Z">
        <w:r>
          <w:rPr>
            <w:rFonts w:hint="eastAsia"/>
          </w:rPr>
          <w:t>Eureka</w:t>
        </w:r>
      </w:ins>
      <w:ins w:id="55" w:author="zg" w:date="2017-04-11T17:23:00Z">
        <w:r>
          <w:rPr>
            <w:rFonts w:hint="eastAsia"/>
          </w:rPr>
          <w:t>，还需要</w:t>
        </w:r>
      </w:ins>
      <w:ins w:id="56" w:author="zg" w:date="2017-04-11T17:24:00Z">
        <w:r>
          <w:rPr>
            <w:rFonts w:hint="eastAsia"/>
          </w:rPr>
          <w:t>保留对</w:t>
        </w:r>
        <w:r>
          <w:t>Zookeeper</w:t>
        </w:r>
        <w:r>
          <w:rPr>
            <w:rFonts w:hint="eastAsia"/>
          </w:rPr>
          <w:t>的访问那部分代码，</w:t>
        </w:r>
      </w:ins>
      <w:ins w:id="57" w:author="zg" w:date="2017-04-11T17:25:00Z">
        <w:r>
          <w:rPr>
            <w:rFonts w:hint="eastAsia"/>
          </w:rPr>
          <w:t>代码</w:t>
        </w:r>
      </w:ins>
      <w:ins w:id="58" w:author="zg" w:date="2017-04-11T17:24:00Z">
        <w:r>
          <w:rPr>
            <w:rFonts w:hint="eastAsia"/>
          </w:rPr>
          <w:t>维护</w:t>
        </w:r>
      </w:ins>
      <w:ins w:id="59" w:author="zg" w:date="2017-04-11T17:25:00Z">
        <w:r>
          <w:rPr>
            <w:rFonts w:hint="eastAsia"/>
          </w:rPr>
          <w:t>量变大。</w:t>
        </w:r>
      </w:ins>
    </w:p>
    <w:p w:rsidR="00581282" w:rsidRDefault="00581282" w:rsidP="00CA3C4B">
      <w:pPr>
        <w:pStyle w:val="a3"/>
        <w:numPr>
          <w:ilvl w:val="0"/>
          <w:numId w:val="15"/>
        </w:numPr>
        <w:ind w:firstLineChars="0"/>
      </w:pPr>
      <w:ins w:id="60" w:author="zg" w:date="2017-04-12T09:57:00Z">
        <w:r>
          <w:rPr>
            <w:rFonts w:hint="eastAsia"/>
          </w:rPr>
          <w:t>微服务对业务拆分比较细，</w:t>
        </w:r>
      </w:ins>
      <w:ins w:id="61" w:author="zg" w:date="2017-04-12T09:58:00Z">
        <w:r>
          <w:rPr>
            <w:rFonts w:hint="eastAsia"/>
          </w:rPr>
          <w:t>服务比较多，对运维的要求相对比较高。</w:t>
        </w:r>
      </w:ins>
    </w:p>
    <w:p w:rsidR="009212F9" w:rsidRPr="008E68D5" w:rsidRDefault="00580C9C" w:rsidP="00061C0E">
      <w:pPr>
        <w:pStyle w:val="a3"/>
        <w:ind w:left="360" w:firstLineChars="0" w:firstLine="0"/>
      </w:pPr>
      <w:r>
        <w:rPr>
          <w:rFonts w:hint="eastAsia"/>
        </w:rPr>
        <w:t>以上风险虽然存在，但是如果对关键代码、关键环节做充分的设计和讨论，加强代码审核，加强单元测试</w:t>
      </w:r>
      <w:ins w:id="62" w:author="zg" w:date="2017-04-12T09:58:00Z">
        <w:r w:rsidR="00581282">
          <w:rPr>
            <w:rFonts w:hint="eastAsia"/>
          </w:rPr>
          <w:t>，与DBA和运维多</w:t>
        </w:r>
      </w:ins>
      <w:ins w:id="63" w:author="zg" w:date="2017-04-12T09:59:00Z">
        <w:r w:rsidR="00581282">
          <w:rPr>
            <w:rFonts w:hint="eastAsia"/>
          </w:rPr>
          <w:t>讨论</w:t>
        </w:r>
      </w:ins>
      <w:r>
        <w:rPr>
          <w:rFonts w:hint="eastAsia"/>
        </w:rPr>
        <w:t>，就应该可以规避</w:t>
      </w:r>
      <w:ins w:id="64" w:author="zg" w:date="2017-04-12T09:59:00Z">
        <w:r w:rsidR="00581282">
          <w:rPr>
            <w:rFonts w:hint="eastAsia"/>
          </w:rPr>
          <w:t>和减</w:t>
        </w:r>
        <w:r w:rsidR="00581282">
          <w:rPr>
            <w:rFonts w:hint="eastAsia"/>
          </w:rPr>
          <w:lastRenderedPageBreak/>
          <w:t>少</w:t>
        </w:r>
      </w:ins>
      <w:r>
        <w:rPr>
          <w:rFonts w:hint="eastAsia"/>
        </w:rPr>
        <w:t>以上风险。</w:t>
      </w:r>
    </w:p>
    <w:sectPr w:rsidR="009212F9" w:rsidRPr="008E68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504D" w:rsidRDefault="0017504D" w:rsidP="00124A66">
      <w:r>
        <w:separator/>
      </w:r>
    </w:p>
  </w:endnote>
  <w:endnote w:type="continuationSeparator" w:id="0">
    <w:p w:rsidR="0017504D" w:rsidRDefault="0017504D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504D" w:rsidRDefault="0017504D" w:rsidP="00124A66">
      <w:r>
        <w:separator/>
      </w:r>
    </w:p>
  </w:footnote>
  <w:footnote w:type="continuationSeparator" w:id="0">
    <w:p w:rsidR="0017504D" w:rsidRDefault="0017504D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72A27"/>
    <w:multiLevelType w:val="hybridMultilevel"/>
    <w:tmpl w:val="CFEE5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2"/>
  </w:num>
  <w:num w:numId="6">
    <w:abstractNumId w:val="6"/>
  </w:num>
  <w:num w:numId="7">
    <w:abstractNumId w:val="10"/>
  </w:num>
  <w:num w:numId="8">
    <w:abstractNumId w:val="2"/>
  </w:num>
  <w:num w:numId="9">
    <w:abstractNumId w:val="14"/>
  </w:num>
  <w:num w:numId="10">
    <w:abstractNumId w:val="9"/>
  </w:num>
  <w:num w:numId="11">
    <w:abstractNumId w:val="7"/>
  </w:num>
  <w:num w:numId="12">
    <w:abstractNumId w:val="1"/>
  </w:num>
  <w:num w:numId="13">
    <w:abstractNumId w:val="3"/>
  </w:num>
  <w:num w:numId="14">
    <w:abstractNumId w:val="4"/>
  </w:num>
  <w:num w:numId="15">
    <w:abstractNumId w:val="8"/>
  </w:num>
  <w:num w:numId="16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719D"/>
    <w:rsid w:val="00061C0E"/>
    <w:rsid w:val="000639D0"/>
    <w:rsid w:val="00065B70"/>
    <w:rsid w:val="000C64B2"/>
    <w:rsid w:val="001025EE"/>
    <w:rsid w:val="00124A66"/>
    <w:rsid w:val="00146C43"/>
    <w:rsid w:val="0017504D"/>
    <w:rsid w:val="00182304"/>
    <w:rsid w:val="00185706"/>
    <w:rsid w:val="001A4756"/>
    <w:rsid w:val="001B56E2"/>
    <w:rsid w:val="001F7160"/>
    <w:rsid w:val="00246834"/>
    <w:rsid w:val="00254DFE"/>
    <w:rsid w:val="00275703"/>
    <w:rsid w:val="002B745A"/>
    <w:rsid w:val="002D1DF6"/>
    <w:rsid w:val="002F4BD5"/>
    <w:rsid w:val="00304235"/>
    <w:rsid w:val="00307E72"/>
    <w:rsid w:val="003340FE"/>
    <w:rsid w:val="00345ADF"/>
    <w:rsid w:val="00362829"/>
    <w:rsid w:val="00370044"/>
    <w:rsid w:val="003E4A82"/>
    <w:rsid w:val="00421080"/>
    <w:rsid w:val="004648FD"/>
    <w:rsid w:val="004A18C8"/>
    <w:rsid w:val="004A4C88"/>
    <w:rsid w:val="004C5903"/>
    <w:rsid w:val="004E2A1F"/>
    <w:rsid w:val="005631CC"/>
    <w:rsid w:val="00580C9C"/>
    <w:rsid w:val="00581282"/>
    <w:rsid w:val="005915A0"/>
    <w:rsid w:val="005963B2"/>
    <w:rsid w:val="005A42FF"/>
    <w:rsid w:val="005E30ED"/>
    <w:rsid w:val="006274D3"/>
    <w:rsid w:val="0064702A"/>
    <w:rsid w:val="006661E5"/>
    <w:rsid w:val="00681E93"/>
    <w:rsid w:val="006A3F23"/>
    <w:rsid w:val="006C2F77"/>
    <w:rsid w:val="006D0E94"/>
    <w:rsid w:val="00726FE9"/>
    <w:rsid w:val="007572EB"/>
    <w:rsid w:val="0076272C"/>
    <w:rsid w:val="00766111"/>
    <w:rsid w:val="007759D0"/>
    <w:rsid w:val="0078688D"/>
    <w:rsid w:val="00786E0F"/>
    <w:rsid w:val="00787892"/>
    <w:rsid w:val="007D72CC"/>
    <w:rsid w:val="0082376D"/>
    <w:rsid w:val="00863324"/>
    <w:rsid w:val="00866852"/>
    <w:rsid w:val="008B238F"/>
    <w:rsid w:val="008B7FAD"/>
    <w:rsid w:val="008D1C43"/>
    <w:rsid w:val="008E68D5"/>
    <w:rsid w:val="009212F9"/>
    <w:rsid w:val="00962060"/>
    <w:rsid w:val="00977652"/>
    <w:rsid w:val="009B31FC"/>
    <w:rsid w:val="009B7DE7"/>
    <w:rsid w:val="009D57EE"/>
    <w:rsid w:val="009F26CF"/>
    <w:rsid w:val="00A24B7B"/>
    <w:rsid w:val="00A2588D"/>
    <w:rsid w:val="00A85392"/>
    <w:rsid w:val="00A86DC0"/>
    <w:rsid w:val="00AD7F7B"/>
    <w:rsid w:val="00AD7FC4"/>
    <w:rsid w:val="00AE611A"/>
    <w:rsid w:val="00B03589"/>
    <w:rsid w:val="00B069B3"/>
    <w:rsid w:val="00B251F9"/>
    <w:rsid w:val="00B501D6"/>
    <w:rsid w:val="00B8083F"/>
    <w:rsid w:val="00BF28E4"/>
    <w:rsid w:val="00C473B6"/>
    <w:rsid w:val="00C63693"/>
    <w:rsid w:val="00C83FDA"/>
    <w:rsid w:val="00C84943"/>
    <w:rsid w:val="00CA3C4B"/>
    <w:rsid w:val="00CD21CB"/>
    <w:rsid w:val="00CE38D9"/>
    <w:rsid w:val="00D13A06"/>
    <w:rsid w:val="00D23D06"/>
    <w:rsid w:val="00D26032"/>
    <w:rsid w:val="00D41A0C"/>
    <w:rsid w:val="00DA558A"/>
    <w:rsid w:val="00DC1D5B"/>
    <w:rsid w:val="00DD6CFF"/>
    <w:rsid w:val="00DE49AB"/>
    <w:rsid w:val="00DE7D75"/>
    <w:rsid w:val="00E56818"/>
    <w:rsid w:val="00E74D8A"/>
    <w:rsid w:val="00E80118"/>
    <w:rsid w:val="00EC487E"/>
    <w:rsid w:val="00FA4CC3"/>
    <w:rsid w:val="00FC7B11"/>
    <w:rsid w:val="00FD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273315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2.vsdx"/><Relationship Id="rId18" Type="http://schemas.openxmlformats.org/officeDocument/2006/relationships/package" Target="embeddings/Microsoft_Visio___4.vsdx"/><Relationship Id="rId3" Type="http://schemas.openxmlformats.org/officeDocument/2006/relationships/styles" Target="styles.xml"/><Relationship Id="rId21" Type="http://schemas.openxmlformats.org/officeDocument/2006/relationships/package" Target="embeddings/Microsoft_Visio___5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microsoft.com/office/2011/relationships/people" Target="people.xml"/><Relationship Id="rId10" Type="http://schemas.openxmlformats.org/officeDocument/2006/relationships/image" Target="media/image2.emf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84FF7-6B8A-4CE6-A6A8-2CA8353D4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13</Pages>
  <Words>654</Words>
  <Characters>3731</Characters>
  <Application>Microsoft Office Word</Application>
  <DocSecurity>0</DocSecurity>
  <Lines>31</Lines>
  <Paragraphs>8</Paragraphs>
  <ScaleCrop>false</ScaleCrop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74</cp:revision>
  <dcterms:created xsi:type="dcterms:W3CDTF">2017-04-09T15:03:00Z</dcterms:created>
  <dcterms:modified xsi:type="dcterms:W3CDTF">2017-04-12T02:10:00Z</dcterms:modified>
</cp:coreProperties>
</file>